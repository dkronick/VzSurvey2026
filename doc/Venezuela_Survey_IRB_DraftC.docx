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rFonts w:ascii="Arial" w:cs="Arial" w:eastAsia="Arial" w:hAnsi="Arial"/>
          <w:b w:val="1"/>
          <w:bCs w:val="1"/>
          <w:sz w:val="32"/>
          <w:szCs w:val="32"/>
          <w:rtl w:val="0"/>
        </w:rPr>
        <w:t xml:space="preserve">VENEZUELA SURV</w:t>
      </w:r>
      <w:r w:rsidDel="00000000" w:rsidR="00000000" w:rsidRPr="00000000">
        <w:rPr>
          <w:b w:val="1"/>
          <w:bCs w:val="1"/>
          <w:sz w:val="32"/>
          <w:szCs w:val="32"/>
          <w:rtl w:val="0"/>
        </w:rPr>
        <w:t xml:space="preserve">EY VERY FIRST DRAFT</w:t>
      </w:r>
      <w:r w:rsidDel="00000000" w:rsidR="00000000" w:rsidRPr="00000000">
        <w:rPr>
          <w:rtl w:val="0"/>
        </w:rPr>
      </w:r>
    </w:p>
    <w:p w:rsidR="00000000" w:rsidDel="00000000" w:rsidP="00000000" w:rsidRDefault="00000000" w:rsidRPr="00000000" w14:paraId="00000002">
      <w:pPr>
        <w:pBdr>
          <w:bottom w:color="999999" w:space="1" w:sz="6" w:val="single"/>
        </w:pBd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000000" w:space="0" w:sz="0" w:val="nil"/>
              <w:bottom w:color="999999" w:space="0" w:sz="4" w:val="single"/>
              <w:right w:color="000000" w:space="0" w:sz="0" w:val="nil"/>
            </w:tcBorders>
            <w:shd w:fill="d9d9d9" w:val="clear"/>
            <w:tcMar>
              <w:top w:w="80.0" w:type="dxa"/>
              <w:left w:w="160.0" w:type="dxa"/>
              <w:bottom w:w="80.0" w:type="dxa"/>
              <w:right w:w="16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mallCaps w:val="1"/>
                <w:sz w:val="22"/>
                <w:szCs w:val="22"/>
                <w:rtl w:val="0"/>
              </w:rPr>
              <w:t xml:space="preserve">INTRODUCTION — READ ALOUD TO RESPONDENT</w:t>
            </w:r>
            <w:r w:rsidDel="00000000" w:rsidR="00000000" w:rsidRPr="00000000">
              <w:rPr>
                <w:rtl w:val="0"/>
              </w:rPr>
            </w:r>
          </w:p>
        </w:tc>
      </w:tr>
    </w:tbl>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0"/>
          <w:szCs w:val="20"/>
          <w:rtl w:val="0"/>
        </w:rPr>
        <w:t xml:space="preserve">My name is {INTERVIEWER NAME}, and I am working on behalf of the survey firm </w:t>
      </w:r>
      <w:r w:rsidDel="00000000" w:rsidR="00000000" w:rsidRPr="00000000">
        <w:rPr>
          <w:rFonts w:ascii="Arial" w:cs="Arial" w:eastAsia="Arial" w:hAnsi="Arial"/>
          <w:b w:val="1"/>
          <w:bCs w:val="1"/>
          <w:sz w:val="20"/>
          <w:szCs w:val="20"/>
          <w:rtl w:val="0"/>
        </w:rPr>
        <w:t xml:space="preserve">Datanálisis</w:t>
      </w:r>
      <w:r w:rsidDel="00000000" w:rsidR="00000000" w:rsidRPr="00000000">
        <w:rPr>
          <w:rFonts w:ascii="Arial" w:cs="Arial" w:eastAsia="Arial" w:hAnsi="Arial"/>
          <w:sz w:val="20"/>
          <w:szCs w:val="20"/>
          <w:rtl w:val="0"/>
        </w:rPr>
        <w:t xml:space="preserve"> and academic researchers from three universities. We are conducting a research study to better understand people's opinions about what is happening in Venezuela.</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0"/>
          <w:szCs w:val="20"/>
          <w:rtl w:val="0"/>
        </w:rPr>
        <w:t xml:space="preserve">You are being invited to participate in this study because you are an adult resident of this area. If you agree to participate, I will ask you a series of questions. The interview will take approximately 25–30 minutes. If you agree, we will get back in touch for a follow-up interview in six months.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0"/>
          <w:szCs w:val="20"/>
          <w:rtl w:val="0"/>
        </w:rPr>
        <w:t xml:space="preserve">Your participation is completely voluntary. You may choose not to participate, and if you do participate you may decline to answer any question, or you may stop the interview at any time. If you choose to participate, we can offer a small thank-you in the form of _____.</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0"/>
          <w:szCs w:val="20"/>
          <w:rtl w:val="0"/>
        </w:rPr>
        <w:t xml:space="preserve">All responses will be anonymized before being shared with the university researchers who commissioned this survey. Your name, address, or any other identifying information will </w:t>
      </w:r>
      <w:r w:rsidDel="00000000" w:rsidR="00000000" w:rsidRPr="00000000">
        <w:rPr>
          <w:rFonts w:ascii="Arial" w:cs="Arial" w:eastAsia="Arial" w:hAnsi="Arial"/>
          <w:b w:val="1"/>
          <w:bCs w:val="1"/>
          <w:sz w:val="20"/>
          <w:szCs w:val="20"/>
          <w:rtl w:val="0"/>
        </w:rPr>
        <w:t xml:space="preserve">NOT</w:t>
      </w:r>
      <w:r w:rsidDel="00000000" w:rsidR="00000000" w:rsidRPr="00000000">
        <w:rPr>
          <w:rFonts w:ascii="Arial" w:cs="Arial" w:eastAsia="Arial" w:hAnsi="Arial"/>
          <w:sz w:val="20"/>
          <w:szCs w:val="20"/>
          <w:rtl w:val="0"/>
        </w:rPr>
        <w:t xml:space="preserve"> be shared outside of Datanálisis, nor will Datanálisis retain your identifying information after the follow-up interview.</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sz w:val="20"/>
          <w:szCs w:val="20"/>
          <w:rtl w:val="0"/>
        </w:rPr>
        <w:t xml:space="preserve">For quality control purposes, three-second audio snippets of the interview may be recorded at random intervals. The recording will be used only to ensure that interview procedures are followed correctly and will not be linked to your name.</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0"/>
          <w:szCs w:val="20"/>
          <w:rtl w:val="0"/>
        </w:rPr>
        <w:t xml:space="preserve">There are no anticipated risks beyond those encountered in everyday conversation. Some questions may feel sensitive; you may skip any question you prefer not to answer.</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0"/>
          <w:szCs w:val="20"/>
          <w:rtl w:val="0"/>
        </w:rPr>
        <w:t xml:space="preserve">If you have questions about this study, you may contact (local company) at (XXX-XXX-XXXX) or (Field Manager) at (email).</w:t>
      </w:r>
      <w:r w:rsidDel="00000000" w:rsidR="00000000" w:rsidRPr="00000000">
        <w:rPr>
          <w:rtl w:val="0"/>
        </w:rPr>
      </w:r>
    </w:p>
    <w:p w:rsidR="00000000" w:rsidDel="00000000" w:rsidP="00000000" w:rsidRDefault="00000000" w:rsidRPr="00000000" w14:paraId="0000000C">
      <w:pPr>
        <w:spacing w:after="60" w:before="80" w:lineRule="auto"/>
        <w:rPr/>
      </w:pPr>
      <w:r w:rsidDel="00000000" w:rsidR="00000000" w:rsidRPr="00000000">
        <w:rPr>
          <w:rFonts w:ascii="Arial" w:cs="Arial" w:eastAsia="Arial" w:hAnsi="Arial"/>
          <w:b w:val="1"/>
          <w:bCs w:val="1"/>
          <w:sz w:val="20"/>
          <w:szCs w:val="20"/>
          <w:rtl w:val="0"/>
        </w:rPr>
        <w:t xml:space="preserve">Would you have 25–30 minutes to participate?</w:t>
      </w:r>
      <w:r w:rsidDel="00000000" w:rsidR="00000000" w:rsidRPr="00000000">
        <w:rPr>
          <w:rtl w:val="0"/>
        </w:rPr>
      </w:r>
    </w:p>
    <w:p w:rsidR="00000000" w:rsidDel="00000000" w:rsidP="00000000" w:rsidRDefault="00000000" w:rsidRPr="00000000" w14:paraId="0000000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1"/>
                <w:color w:val="333333"/>
                <w:sz w:val="18"/>
                <w:szCs w:val="18"/>
                <w:rtl w:val="0"/>
              </w:rPr>
              <w:t xml:space="preserve">ENUMERATOR: RECORD RESPONDENT'S RESPONSE BELOW. DO NOT READ OPTIONS ALOUD.</w:t>
            </w:r>
            <w:r w:rsidDel="00000000" w:rsidR="00000000" w:rsidRPr="00000000">
              <w:rPr>
                <w:rtl w:val="0"/>
              </w:rPr>
            </w:r>
          </w:p>
        </w:tc>
      </w:tr>
    </w:tbl>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 — continue with interview</w:t>
      </w:r>
      <w:r w:rsidDel="00000000" w:rsidR="00000000" w:rsidRPr="00000000">
        <w:rPr>
          <w:rtl w:val="0"/>
        </w:rPr>
      </w:r>
    </w:p>
    <w:p w:rsidR="00000000" w:rsidDel="00000000" w:rsidP="00000000" w:rsidRDefault="00000000" w:rsidRPr="00000000" w14:paraId="00000012">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Yes, but requests interview at another time — make appointment</w:t>
      </w:r>
      <w:r w:rsidDel="00000000" w:rsidR="00000000" w:rsidRPr="00000000">
        <w:rPr>
          <w:rtl w:val="0"/>
        </w:rPr>
      </w:r>
    </w:p>
    <w:p w:rsidR="00000000" w:rsidDel="00000000" w:rsidP="00000000" w:rsidRDefault="00000000" w:rsidRPr="00000000" w14:paraId="00000013">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 — declines interview — END</w:t>
      </w:r>
      <w:r w:rsidDel="00000000" w:rsidR="00000000" w:rsidRPr="00000000">
        <w:rPr>
          <w:rtl w:val="0"/>
        </w:rPr>
      </w:r>
    </w:p>
    <w:p w:rsidR="00000000" w:rsidDel="00000000" w:rsidP="00000000" w:rsidRDefault="00000000" w:rsidRPr="00000000" w14:paraId="00000014">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No — unable to participate due to mental or physical incapacity — END</w:t>
      </w:r>
      <w:r w:rsidDel="00000000" w:rsidR="00000000" w:rsidRPr="00000000">
        <w:rPr>
          <w:rtl w:val="0"/>
        </w:rPr>
      </w:r>
    </w:p>
    <w:p w:rsidR="00000000" w:rsidDel="00000000" w:rsidP="00000000" w:rsidRDefault="00000000" w:rsidRPr="00000000" w14:paraId="00000015">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No — speaks another language — END</w:t>
      </w:r>
      <w:r w:rsidDel="00000000" w:rsidR="00000000" w:rsidRPr="00000000">
        <w:rPr>
          <w:rtl w:val="0"/>
        </w:rPr>
      </w:r>
    </w:p>
    <w:p w:rsidR="00000000" w:rsidDel="00000000" w:rsidP="00000000" w:rsidRDefault="00000000" w:rsidRPr="00000000" w14:paraId="00000016">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000000" w:space="0" w:sz="0" w:val="nil"/>
              <w:bottom w:color="999999" w:space="0" w:sz="4" w:val="single"/>
              <w:right w:color="000000" w:space="0" w:sz="0" w:val="nil"/>
            </w:tcBorders>
            <w:shd w:fill="d9d9d9"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mallCaps w:val="1"/>
                <w:sz w:val="22"/>
                <w:szCs w:val="22"/>
                <w:rtl w:val="0"/>
              </w:rPr>
              <w:t xml:space="preserve">SECTION A: SECURITY</w:t>
            </w:r>
            <w:r w:rsidDel="00000000" w:rsidR="00000000" w:rsidRPr="00000000">
              <w:rPr>
                <w:rtl w:val="0"/>
              </w:rPr>
            </w:r>
          </w:p>
        </w:tc>
      </w:tr>
    </w:tbl>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60" w:before="12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Which of the following groups have you seen in your neighborhood in the past year?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mallCaps w:val="1"/>
                <w:color w:val="333333"/>
                <w:sz w:val="18"/>
                <w:szCs w:val="18"/>
                <w:rtl w:val="0"/>
              </w:rPr>
              <w:t xml:space="preserve">READ OPTIONS ALOUD. CHECK ALL THAT APPLY.</w:t>
            </w:r>
            <w:r w:rsidDel="00000000" w:rsidR="00000000" w:rsidRPr="00000000">
              <w:rPr>
                <w:rtl w:val="0"/>
              </w:rPr>
            </w:r>
          </w:p>
        </w:tc>
      </w:tr>
    </w:tbl>
    <w:p w:rsidR="00000000" w:rsidDel="00000000" w:rsidP="00000000" w:rsidRDefault="00000000" w:rsidRPr="00000000" w14:paraId="0000001C">
      <w:pPr>
        <w:spacing w:after="40" w:lineRule="auto"/>
        <w:rPr/>
      </w:pPr>
      <w:r w:rsidDel="00000000" w:rsidR="00000000" w:rsidRPr="00000000">
        <w:rPr>
          <w:rtl w:val="0"/>
        </w:rPr>
      </w:r>
    </w:p>
    <w:p w:rsidR="00000000" w:rsidDel="00000000" w:rsidP="00000000" w:rsidRDefault="00000000" w:rsidRPr="00000000" w14:paraId="0000001D">
      <w:pPr>
        <w:spacing w:after="40" w:before="40" w:lineRule="auto"/>
        <w:ind w:left="720" w:firstLine="0"/>
        <w:rPr/>
      </w:pPr>
      <w:r w:rsidDel="00000000" w:rsidR="00000000" w:rsidRPr="00000000">
        <w:rPr>
          <w:rFonts w:ascii="Arial" w:cs="Arial" w:eastAsia="Arial" w:hAnsi="Arial"/>
          <w:sz w:val="20"/>
          <w:szCs w:val="20"/>
          <w:rtl w:val="0"/>
        </w:rPr>
        <w:t xml:space="preserve">☐  PNB</w:t>
      </w:r>
      <w:r w:rsidDel="00000000" w:rsidR="00000000" w:rsidRPr="00000000">
        <w:rPr>
          <w:rtl w:val="0"/>
        </w:rPr>
      </w:r>
    </w:p>
    <w:p w:rsidR="00000000" w:rsidDel="00000000" w:rsidP="00000000" w:rsidRDefault="00000000" w:rsidRPr="00000000" w14:paraId="0000001E">
      <w:pPr>
        <w:spacing w:after="40" w:before="40" w:lineRule="auto"/>
        <w:ind w:left="720" w:firstLine="0"/>
        <w:rPr/>
      </w:pPr>
      <w:r w:rsidDel="00000000" w:rsidR="00000000" w:rsidRPr="00000000">
        <w:rPr>
          <w:rFonts w:ascii="Arial" w:cs="Arial" w:eastAsia="Arial" w:hAnsi="Arial"/>
          <w:sz w:val="20"/>
          <w:szCs w:val="20"/>
          <w:rtl w:val="0"/>
        </w:rPr>
        <w:t xml:space="preserve">☐  FAES</w:t>
      </w:r>
      <w:r w:rsidDel="00000000" w:rsidR="00000000" w:rsidRPr="00000000">
        <w:rPr>
          <w:rtl w:val="0"/>
        </w:rPr>
      </w:r>
    </w:p>
    <w:p w:rsidR="00000000" w:rsidDel="00000000" w:rsidP="00000000" w:rsidRDefault="00000000" w:rsidRPr="00000000" w14:paraId="0000001F">
      <w:pPr>
        <w:spacing w:after="40" w:before="40" w:lineRule="auto"/>
        <w:ind w:left="720" w:firstLine="0"/>
        <w:rPr/>
      </w:pPr>
      <w:r w:rsidDel="00000000" w:rsidR="00000000" w:rsidRPr="00000000">
        <w:rPr>
          <w:rFonts w:ascii="Arial" w:cs="Arial" w:eastAsia="Arial" w:hAnsi="Arial"/>
          <w:sz w:val="20"/>
          <w:szCs w:val="20"/>
          <w:rtl w:val="0"/>
        </w:rPr>
        <w:t xml:space="preserve">☐  UOTE</w:t>
      </w:r>
      <w:r w:rsidDel="00000000" w:rsidR="00000000" w:rsidRPr="00000000">
        <w:rPr>
          <w:rtl w:val="0"/>
        </w:rPr>
      </w:r>
    </w:p>
    <w:p w:rsidR="00000000" w:rsidDel="00000000" w:rsidP="00000000" w:rsidRDefault="00000000" w:rsidRPr="00000000" w14:paraId="00000020">
      <w:pPr>
        <w:spacing w:after="40" w:before="40" w:lineRule="auto"/>
        <w:ind w:left="720" w:firstLine="0"/>
        <w:rPr/>
      </w:pPr>
      <w:r w:rsidDel="00000000" w:rsidR="00000000" w:rsidRPr="00000000">
        <w:rPr>
          <w:rFonts w:ascii="Arial" w:cs="Arial" w:eastAsia="Arial" w:hAnsi="Arial"/>
          <w:sz w:val="20"/>
          <w:szCs w:val="20"/>
          <w:rtl w:val="0"/>
        </w:rPr>
        <w:t xml:space="preserve">☐  Municipal police</w:t>
      </w:r>
      <w:r w:rsidDel="00000000" w:rsidR="00000000" w:rsidRPr="00000000">
        <w:rPr>
          <w:rtl w:val="0"/>
        </w:rPr>
      </w:r>
    </w:p>
    <w:p w:rsidR="00000000" w:rsidDel="00000000" w:rsidP="00000000" w:rsidRDefault="00000000" w:rsidRPr="00000000" w14:paraId="00000021">
      <w:pPr>
        <w:spacing w:after="40" w:before="40" w:lineRule="auto"/>
        <w:ind w:left="720" w:firstLine="0"/>
        <w:rPr/>
      </w:pPr>
      <w:r w:rsidDel="00000000" w:rsidR="00000000" w:rsidRPr="00000000">
        <w:rPr>
          <w:rFonts w:ascii="Arial" w:cs="Arial" w:eastAsia="Arial" w:hAnsi="Arial"/>
          <w:sz w:val="20"/>
          <w:szCs w:val="20"/>
          <w:rtl w:val="0"/>
        </w:rPr>
        <w:t xml:space="preserve">☐  State police</w:t>
      </w:r>
      <w:r w:rsidDel="00000000" w:rsidR="00000000" w:rsidRPr="00000000">
        <w:rPr>
          <w:rtl w:val="0"/>
        </w:rPr>
      </w:r>
    </w:p>
    <w:p w:rsidR="00000000" w:rsidDel="00000000" w:rsidP="00000000" w:rsidRDefault="00000000" w:rsidRPr="00000000" w14:paraId="00000022">
      <w:pPr>
        <w:spacing w:after="40" w:before="40" w:lineRule="auto"/>
        <w:ind w:left="720" w:firstLine="0"/>
        <w:rPr/>
      </w:pPr>
      <w:r w:rsidDel="00000000" w:rsidR="00000000" w:rsidRPr="00000000">
        <w:rPr>
          <w:rFonts w:ascii="Arial" w:cs="Arial" w:eastAsia="Arial" w:hAnsi="Arial"/>
          <w:sz w:val="20"/>
          <w:szCs w:val="20"/>
          <w:rtl w:val="0"/>
        </w:rPr>
        <w:t xml:space="preserve">☐  SEBIN</w:t>
      </w:r>
      <w:r w:rsidDel="00000000" w:rsidR="00000000" w:rsidRPr="00000000">
        <w:rPr>
          <w:rtl w:val="0"/>
        </w:rPr>
      </w:r>
    </w:p>
    <w:p w:rsidR="00000000" w:rsidDel="00000000" w:rsidP="00000000" w:rsidRDefault="00000000" w:rsidRPr="00000000" w14:paraId="00000023">
      <w:pPr>
        <w:spacing w:after="40" w:before="40" w:lineRule="auto"/>
        <w:ind w:left="720" w:firstLine="0"/>
        <w:rPr/>
      </w:pPr>
      <w:r w:rsidDel="00000000" w:rsidR="00000000" w:rsidRPr="00000000">
        <w:rPr>
          <w:rFonts w:ascii="Arial" w:cs="Arial" w:eastAsia="Arial" w:hAnsi="Arial"/>
          <w:sz w:val="20"/>
          <w:szCs w:val="20"/>
          <w:rtl w:val="0"/>
        </w:rPr>
        <w:t xml:space="preserve">☐  National Guard</w:t>
      </w:r>
      <w:r w:rsidDel="00000000" w:rsidR="00000000" w:rsidRPr="00000000">
        <w:rPr>
          <w:rtl w:val="0"/>
        </w:rPr>
      </w:r>
    </w:p>
    <w:p w:rsidR="00000000" w:rsidDel="00000000" w:rsidP="00000000" w:rsidRDefault="00000000" w:rsidRPr="00000000" w14:paraId="00000024">
      <w:pPr>
        <w:spacing w:after="40" w:before="40" w:lineRule="auto"/>
        <w:ind w:left="720" w:firstLine="0"/>
        <w:rPr/>
      </w:pPr>
      <w:r w:rsidDel="00000000" w:rsidR="00000000" w:rsidRPr="00000000">
        <w:rPr>
          <w:rFonts w:ascii="Arial" w:cs="Arial" w:eastAsia="Arial" w:hAnsi="Arial"/>
          <w:sz w:val="20"/>
          <w:szCs w:val="20"/>
          <w:rtl w:val="0"/>
        </w:rPr>
        <w:t xml:space="preserve">☐  CICPC</w:t>
      </w:r>
      <w:r w:rsidDel="00000000" w:rsidR="00000000" w:rsidRPr="00000000">
        <w:rPr>
          <w:rtl w:val="0"/>
        </w:rPr>
      </w:r>
    </w:p>
    <w:p w:rsidR="00000000" w:rsidDel="00000000" w:rsidP="00000000" w:rsidRDefault="00000000" w:rsidRPr="00000000" w14:paraId="00000025">
      <w:pPr>
        <w:spacing w:after="40" w:before="40" w:lineRule="auto"/>
        <w:ind w:left="720" w:firstLine="0"/>
        <w:rPr/>
      </w:pPr>
      <w:r w:rsidDel="00000000" w:rsidR="00000000" w:rsidRPr="00000000">
        <w:rPr>
          <w:rFonts w:ascii="Arial" w:cs="Arial" w:eastAsia="Arial" w:hAnsi="Arial"/>
          <w:sz w:val="20"/>
          <w:szCs w:val="20"/>
          <w:rtl w:val="0"/>
        </w:rPr>
        <w:t xml:space="preserve">☐  Colectivo</w:t>
      </w:r>
      <w:r w:rsidDel="00000000" w:rsidR="00000000" w:rsidRPr="00000000">
        <w:rPr>
          <w:rtl w:val="0"/>
        </w:rPr>
      </w:r>
    </w:p>
    <w:p w:rsidR="00000000" w:rsidDel="00000000" w:rsidP="00000000" w:rsidRDefault="00000000" w:rsidRPr="00000000" w14:paraId="00000026">
      <w:pPr>
        <w:spacing w:after="40" w:before="40" w:lineRule="auto"/>
        <w:ind w:left="720" w:firstLine="0"/>
        <w:rPr/>
      </w:pPr>
      <w:r w:rsidDel="00000000" w:rsidR="00000000" w:rsidRPr="00000000">
        <w:rPr>
          <w:rFonts w:ascii="Arial" w:cs="Arial" w:eastAsia="Arial" w:hAnsi="Arial"/>
          <w:sz w:val="20"/>
          <w:szCs w:val="20"/>
          <w:rtl w:val="0"/>
        </w:rPr>
        <w:t xml:space="preserve">☐  DGCIM</w:t>
      </w:r>
      <w:r w:rsidDel="00000000" w:rsidR="00000000" w:rsidRPr="00000000">
        <w:rPr>
          <w:rtl w:val="0"/>
        </w:rPr>
      </w:r>
    </w:p>
    <w:p w:rsidR="00000000" w:rsidDel="00000000" w:rsidP="00000000" w:rsidRDefault="00000000" w:rsidRPr="00000000" w14:paraId="00000027">
      <w:pPr>
        <w:spacing w:after="40" w:before="40" w:lineRule="auto"/>
        <w:ind w:left="720" w:firstLine="0"/>
        <w:rPr/>
      </w:pPr>
      <w:r w:rsidDel="00000000" w:rsidR="00000000" w:rsidRPr="00000000">
        <w:rPr>
          <w:rFonts w:ascii="Arial" w:cs="Arial" w:eastAsia="Arial" w:hAnsi="Arial"/>
          <w:sz w:val="20"/>
          <w:szCs w:val="20"/>
          <w:rtl w:val="0"/>
        </w:rPr>
        <w:t xml:space="preserve">☐  None of the above</w:t>
      </w:r>
      <w:r w:rsidDel="00000000" w:rsidR="00000000" w:rsidRPr="00000000">
        <w:rPr>
          <w:rtl w:val="0"/>
        </w:rPr>
      </w:r>
    </w:p>
    <w:p w:rsidR="00000000" w:rsidDel="00000000" w:rsidP="00000000" w:rsidRDefault="00000000" w:rsidRPr="00000000" w14:paraId="00000028">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2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2A">
      <w:pPr>
        <w:spacing w:after="60" w:before="12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If you were to see members of the following groups patrolling your neighborhood today, would you feel more secure, less secure, or would it make no difference?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mallCaps w:val="1"/>
                <w:color w:val="333333"/>
                <w:sz w:val="18"/>
                <w:szCs w:val="18"/>
                <w:rtl w:val="0"/>
              </w:rPr>
              <w:t xml:space="preserve">READ EACH GROUP ALOUD. RECORD ONE RESPONSE PER ROW.</w:t>
            </w:r>
            <w:r w:rsidDel="00000000" w:rsidR="00000000" w:rsidRPr="00000000">
              <w:rPr>
                <w:rtl w:val="0"/>
              </w:rPr>
            </w:r>
          </w:p>
        </w:tc>
      </w:tr>
    </w:tbl>
    <w:p w:rsidR="00000000" w:rsidDel="00000000" w:rsidP="00000000" w:rsidRDefault="00000000" w:rsidRPr="00000000" w14:paraId="0000002C">
      <w:pPr>
        <w:spacing w:after="60" w:lineRule="auto"/>
        <w:rPr/>
      </w:pPr>
      <w:r w:rsidDel="00000000" w:rsidR="00000000" w:rsidRPr="00000000">
        <w:rPr>
          <w:rtl w:val="0"/>
        </w:rPr>
      </w:r>
    </w:p>
    <w:p w:rsidR="00000000" w:rsidDel="00000000" w:rsidP="00000000" w:rsidRDefault="00000000" w:rsidRPr="00000000" w14:paraId="0000002D">
      <w:pPr>
        <w:spacing w:after="40" w:before="40" w:lineRule="auto"/>
        <w:ind w:left="720" w:firstLine="0"/>
        <w:rPr/>
      </w:pPr>
      <w:r w:rsidDel="00000000" w:rsidR="00000000" w:rsidRPr="00000000">
        <w:rPr>
          <w:sz w:val="20"/>
          <w:szCs w:val="20"/>
          <w:rtl w:val="0"/>
        </w:rPr>
        <w:t xml:space="preserve">PNB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2E">
      <w:pPr>
        <w:spacing w:after="40" w:before="40" w:lineRule="auto"/>
        <w:ind w:left="720" w:firstLine="0"/>
        <w:rPr/>
      </w:pPr>
      <w:r w:rsidDel="00000000" w:rsidR="00000000" w:rsidRPr="00000000">
        <w:rPr>
          <w:sz w:val="20"/>
          <w:szCs w:val="20"/>
          <w:rtl w:val="0"/>
        </w:rPr>
        <w:t xml:space="preserve">FAES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2F">
      <w:pPr>
        <w:spacing w:after="40" w:before="40" w:lineRule="auto"/>
        <w:ind w:left="720" w:firstLine="0"/>
        <w:rPr/>
      </w:pPr>
      <w:r w:rsidDel="00000000" w:rsidR="00000000" w:rsidRPr="00000000">
        <w:rPr>
          <w:sz w:val="20"/>
          <w:szCs w:val="20"/>
          <w:rtl w:val="0"/>
        </w:rPr>
        <w:t xml:space="preserve">UOTE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30">
      <w:pPr>
        <w:spacing w:after="40" w:before="40" w:lineRule="auto"/>
        <w:ind w:left="720" w:firstLine="0"/>
        <w:rPr/>
      </w:pPr>
      <w:r w:rsidDel="00000000" w:rsidR="00000000" w:rsidRPr="00000000">
        <w:rPr>
          <w:sz w:val="20"/>
          <w:szCs w:val="20"/>
          <w:rtl w:val="0"/>
        </w:rPr>
        <w:t xml:space="preserve">Municipal police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31">
      <w:pPr>
        <w:spacing w:after="40" w:before="40" w:lineRule="auto"/>
        <w:ind w:left="720" w:firstLine="0"/>
        <w:rPr/>
      </w:pPr>
      <w:r w:rsidDel="00000000" w:rsidR="00000000" w:rsidRPr="00000000">
        <w:rPr>
          <w:sz w:val="20"/>
          <w:szCs w:val="20"/>
          <w:rtl w:val="0"/>
        </w:rPr>
        <w:t xml:space="preserve">State police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32">
      <w:pPr>
        <w:spacing w:after="40" w:before="40" w:lineRule="auto"/>
        <w:ind w:left="720" w:firstLine="0"/>
        <w:rPr/>
      </w:pPr>
      <w:r w:rsidDel="00000000" w:rsidR="00000000" w:rsidRPr="00000000">
        <w:rPr>
          <w:sz w:val="20"/>
          <w:szCs w:val="20"/>
          <w:rtl w:val="0"/>
        </w:rPr>
        <w:t xml:space="preserve">SEBIN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33">
      <w:pPr>
        <w:spacing w:after="40" w:before="40" w:lineRule="auto"/>
        <w:ind w:left="720" w:firstLine="0"/>
        <w:rPr/>
      </w:pPr>
      <w:r w:rsidDel="00000000" w:rsidR="00000000" w:rsidRPr="00000000">
        <w:rPr>
          <w:sz w:val="20"/>
          <w:szCs w:val="20"/>
          <w:rtl w:val="0"/>
        </w:rPr>
        <w:t xml:space="preserve">National Guard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34">
      <w:pPr>
        <w:spacing w:after="40" w:before="40" w:lineRule="auto"/>
        <w:ind w:left="720" w:firstLine="0"/>
        <w:rPr/>
      </w:pPr>
      <w:r w:rsidDel="00000000" w:rsidR="00000000" w:rsidRPr="00000000">
        <w:rPr>
          <w:sz w:val="20"/>
          <w:szCs w:val="20"/>
          <w:rtl w:val="0"/>
        </w:rPr>
        <w:t xml:space="preserve">CICPC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35">
      <w:pPr>
        <w:spacing w:after="40" w:before="40" w:lineRule="auto"/>
        <w:ind w:left="720" w:firstLine="0"/>
        <w:rPr/>
      </w:pPr>
      <w:r w:rsidDel="00000000" w:rsidR="00000000" w:rsidRPr="00000000">
        <w:rPr>
          <w:sz w:val="20"/>
          <w:szCs w:val="20"/>
          <w:rtl w:val="0"/>
        </w:rPr>
        <w:t xml:space="preserve">Colectivo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36">
      <w:pPr>
        <w:spacing w:after="40" w:before="40" w:lineRule="auto"/>
        <w:ind w:left="720" w:firstLine="0"/>
        <w:rPr/>
      </w:pPr>
      <w:r w:rsidDel="00000000" w:rsidR="00000000" w:rsidRPr="00000000">
        <w:rPr>
          <w:sz w:val="20"/>
          <w:szCs w:val="20"/>
          <w:rtl w:val="0"/>
        </w:rPr>
        <w:t xml:space="preserve">DGCIM                 </w:t>
      </w:r>
      <w:r w:rsidDel="00000000" w:rsidR="00000000" w:rsidRPr="00000000">
        <w:rPr>
          <w:sz w:val="20"/>
          <w:szCs w:val="20"/>
          <w:rtl w:val="0"/>
        </w:rPr>
        <w:t xml:space="preserve">___ More secure    ___ Less secure    ___ Neutral / no change</w:t>
      </w:r>
      <w:r w:rsidDel="00000000" w:rsidR="00000000" w:rsidRPr="00000000">
        <w:rPr>
          <w:rtl w:val="0"/>
        </w:rPr>
      </w:r>
    </w:p>
    <w:p w:rsidR="00000000" w:rsidDel="00000000" w:rsidP="00000000" w:rsidRDefault="00000000" w:rsidRPr="00000000" w14:paraId="0000003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38">
      <w:pPr>
        <w:spacing w:after="60" w:before="120" w:lineRule="auto"/>
        <w:rPr/>
      </w:pPr>
      <w:r w:rsidDel="00000000" w:rsidR="00000000" w:rsidRPr="00000000">
        <w:rPr>
          <w:rFonts w:ascii="Arial" w:cs="Arial" w:eastAsia="Arial" w:hAnsi="Arial"/>
          <w:b w:val="1"/>
          <w:bCs w:val="1"/>
          <w:sz w:val="20"/>
          <w:szCs w:val="20"/>
          <w:rtl w:val="0"/>
        </w:rPr>
        <w:t xml:space="preserve">3. </w:t>
      </w:r>
      <w:sdt>
        <w:sdtPr>
          <w:id w:val="-1032127915"/>
          <w:tag w:val="goog_rdk_0"/>
        </w:sdtPr>
        <w:sdtContent>
          <w:commentRangeStart w:id="0"/>
        </w:sdtContent>
      </w:sdt>
      <w:r w:rsidDel="00000000" w:rsidR="00000000" w:rsidRPr="00000000">
        <w:rPr>
          <w:rFonts w:ascii="Arial" w:cs="Arial" w:eastAsia="Arial" w:hAnsi="Arial"/>
          <w:sz w:val="20"/>
          <w:szCs w:val="20"/>
          <w:rtl w:val="0"/>
        </w:rPr>
        <w:t xml:space="preserve">In the past year, have you been stopped by police officers asking to check your phone, or asking about your participation in political activities or events?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03A">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03B">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03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sdt>
      <w:sdtPr>
        <w:id w:val="-2021790525"/>
        <w:tag w:val="goog_rdk_4"/>
      </w:sdtPr>
      <w:sdtContent>
        <w:p w:rsidR="00000000" w:rsidDel="00000000" w:rsidP="00000000" w:rsidRDefault="00000000" w:rsidRPr="00000000" w14:paraId="0000003D">
          <w:pPr>
            <w:pBdr>
              <w:bottom w:color="999999" w:space="1" w:sz="6" w:val="single"/>
            </w:pBdr>
            <w:spacing w:after="0" w:before="80" w:lineRule="auto"/>
            <w:rPr>
              <w:ins w:author="David Dow" w:id="0" w:date="2026-03-02T23:53:15Z"/>
            </w:rPr>
          </w:pPr>
          <w:sdt>
            <w:sdtPr>
              <w:id w:val="77075425"/>
              <w:tag w:val="goog_rdk_2"/>
            </w:sdtPr>
            <w:sdtContent>
              <w:ins w:author="David Dow" w:id="0" w:date="2026-03-02T23:53:15Z"/>
              <w:sdt>
                <w:sdtPr>
                  <w:id w:val="-1566414734"/>
                  <w:tag w:val="goog_rdk_3"/>
                </w:sdtPr>
                <w:sdtContent>
                  <w:commentRangeStart w:id="1"/>
                </w:sdtContent>
              </w:sdt>
              <w:ins w:author="David Dow" w:id="0" w:date="2026-03-02T23:53:15Z">
                <w:r w:rsidDel="00000000" w:rsidR="00000000" w:rsidRPr="00000000">
                  <w:rPr>
                    <w:rtl w:val="0"/>
                  </w:rPr>
                </w:r>
              </w:ins>
            </w:sdtContent>
          </w:sdt>
        </w:p>
      </w:sdtContent>
    </w:sdt>
    <w:sdt>
      <w:sdtPr>
        <w:id w:val="430595041"/>
        <w:tag w:val="goog_rdk_6"/>
      </w:sdtPr>
      <w:sdtContent>
        <w:p w:rsidR="00000000" w:rsidDel="00000000" w:rsidP="00000000" w:rsidRDefault="00000000" w:rsidRPr="00000000" w14:paraId="0000003E">
          <w:pPr>
            <w:pBdr>
              <w:bottom w:color="999999" w:space="1" w:sz="6" w:val="single"/>
            </w:pBdr>
            <w:spacing w:after="0" w:before="80" w:lineRule="auto"/>
            <w:rPr>
              <w:ins w:author="David Dow" w:id="0" w:date="2026-03-02T23:53:15Z"/>
            </w:rPr>
          </w:pPr>
          <w:sdt>
            <w:sdtPr>
              <w:id w:val="1746897162"/>
              <w:tag w:val="goog_rdk_5"/>
            </w:sdtPr>
            <w:sdtContent>
              <w:ins w:author="David Dow" w:id="0" w:date="2026-03-02T23:53:15Z">
                <w:r w:rsidDel="00000000" w:rsidR="00000000" w:rsidRPr="00000000">
                  <w:rPr>
                    <w:rtl w:val="0"/>
                  </w:rPr>
                  <w:t xml:space="preserve">How much do you agree with the following statements: </w:t>
                </w:r>
              </w:ins>
            </w:sdtContent>
          </w:sdt>
        </w:p>
      </w:sdtContent>
    </w:sdt>
    <w:sdt>
      <w:sdtPr>
        <w:id w:val="1771107419"/>
        <w:tag w:val="goog_rdk_8"/>
      </w:sdtPr>
      <w:sdtContent>
        <w:p w:rsidR="00000000" w:rsidDel="00000000" w:rsidP="00000000" w:rsidRDefault="00000000" w:rsidRPr="00000000" w14:paraId="0000003F">
          <w:pPr>
            <w:pBdr>
              <w:bottom w:color="999999" w:space="1" w:sz="6" w:val="single"/>
            </w:pBdr>
            <w:spacing w:after="0" w:before="80" w:lineRule="auto"/>
            <w:rPr>
              <w:ins w:author="David Dow" w:id="0" w:date="2026-03-02T23:53:15Z"/>
            </w:rPr>
          </w:pPr>
          <w:sdt>
            <w:sdtPr>
              <w:id w:val="-1065987564"/>
              <w:tag w:val="goog_rdk_7"/>
            </w:sdtPr>
            <w:sdtContent>
              <w:ins w:author="David Dow" w:id="0" w:date="2026-03-02T23:53:15Z">
                <w:r w:rsidDel="00000000" w:rsidR="00000000" w:rsidRPr="00000000">
                  <w:rPr>
                    <w:rtl w:val="0"/>
                  </w:rPr>
                  <w:t xml:space="preserve">3b. Police officers treat all Venezuelans equally according to the law. </w:t>
                </w:r>
              </w:ins>
            </w:sdtContent>
          </w:sdt>
        </w:p>
      </w:sdtContent>
    </w:sdt>
    <w:sdt>
      <w:sdtPr>
        <w:id w:val="-1424112918"/>
        <w:tag w:val="goog_rdk_13"/>
      </w:sdtPr>
      <w:sdtContent>
        <w:p w:rsidR="00000000" w:rsidDel="00000000" w:rsidP="00000000" w:rsidRDefault="00000000" w:rsidRPr="00000000" w14:paraId="00000040">
          <w:pPr>
            <w:spacing w:after="40" w:before="40" w:lineRule="auto"/>
            <w:ind w:left="720" w:firstLine="0"/>
            <w:rPr>
              <w:ins w:author="David Dow" w:id="0" w:date="2026-03-02T23:53:15Z"/>
              <w:rPrChange w:author="David Dow" w:id="1" w:date="2026-03-02T23:53:15Z">
                <w:rPr/>
              </w:rPrChange>
            </w:rPr>
          </w:pPr>
          <w:sdt>
            <w:sdtPr>
              <w:id w:val="-853171048"/>
              <w:tag w:val="goog_rdk_9"/>
            </w:sdtPr>
            <w:sdtContent>
              <w:ins w:author="David Dow" w:id="0" w:date="2026-03-02T23:53:15Z"/>
              <w:sdt>
                <w:sdtPr>
                  <w:id w:val="1426361039"/>
                  <w:tag w:val="goog_rdk_10"/>
                </w:sdtPr>
                <w:sdtContent>
                  <w:commentRangeStart w:id="1"/>
                </w:sdtContent>
              </w:sdt>
              <w:ins w:author="David Dow" w:id="0" w:date="2026-03-02T23:53:15Z">
                <w:commentRangeEnd w:id="1"/>
                <w:r w:rsidDel="00000000" w:rsidR="00000000" w:rsidRPr="00000000">
                  <w:commentReference w:id="1"/>
                </w:r>
                <w:sdt>
                  <w:sdtPr>
                    <w:id w:val="224972145"/>
                    <w:tag w:val="goog_rdk_11"/>
                  </w:sdtPr>
                  <w:sdtContent>
                    <w:r w:rsidDel="00000000" w:rsidR="00000000" w:rsidRPr="00000000">
                      <w:rPr>
                        <w:b w:val="1"/>
                        <w:bCs w:val="1"/>
                        <w:rtl w:val="0"/>
                        <w:rPrChange w:author="David Dow" w:id="1" w:date="2026-03-02T23:53:15Z">
                          <w:rPr/>
                        </w:rPrChange>
                      </w:rPr>
                      <w:t xml:space="preserve">(1)  </w:t>
                    </w:r>
                  </w:sdtContent>
                </w:sdt>
                <w:sdt>
                  <w:sdtPr>
                    <w:id w:val="-1713137525"/>
                    <w:tag w:val="goog_rdk_12"/>
                  </w:sdtPr>
                  <w:sdtContent>
                    <w:r w:rsidDel="00000000" w:rsidR="00000000" w:rsidRPr="00000000">
                      <w:rPr>
                        <w:rtl w:val="0"/>
                        <w:rPrChange w:author="David Dow" w:id="1" w:date="2026-03-02T23:53:15Z">
                          <w:rPr/>
                        </w:rPrChange>
                      </w:rPr>
                      <w:t xml:space="preserve">Strongly agree</w:t>
                    </w:r>
                  </w:sdtContent>
                </w:sdt>
              </w:ins>
            </w:sdtContent>
          </w:sdt>
        </w:p>
      </w:sdtContent>
    </w:sdt>
    <w:sdt>
      <w:sdtPr>
        <w:id w:val="968557349"/>
        <w:tag w:val="goog_rdk_17"/>
      </w:sdtPr>
      <w:sdtContent>
        <w:p w:rsidR="00000000" w:rsidDel="00000000" w:rsidP="00000000" w:rsidRDefault="00000000" w:rsidRPr="00000000" w14:paraId="00000041">
          <w:pPr>
            <w:spacing w:after="40" w:before="40" w:lineRule="auto"/>
            <w:ind w:left="720" w:firstLine="0"/>
            <w:rPr>
              <w:ins w:author="David Dow" w:id="0" w:date="2026-03-02T23:53:15Z"/>
              <w:rPrChange w:author="David Dow" w:id="1" w:date="2026-03-02T23:53:15Z">
                <w:rPr/>
              </w:rPrChange>
            </w:rPr>
          </w:pPr>
          <w:sdt>
            <w:sdtPr>
              <w:id w:val="1477906554"/>
              <w:tag w:val="goog_rdk_14"/>
            </w:sdtPr>
            <w:sdtContent>
              <w:ins w:author="David Dow" w:id="0" w:date="2026-03-02T23:53:15Z"/>
              <w:sdt>
                <w:sdtPr>
                  <w:id w:val="1375007261"/>
                  <w:tag w:val="goog_rdk_15"/>
                </w:sdtPr>
                <w:sdtContent>
                  <w:ins w:author="David Dow" w:id="0" w:date="2026-03-02T23:53:15Z">
                    <w:r w:rsidDel="00000000" w:rsidR="00000000" w:rsidRPr="00000000">
                      <w:rPr>
                        <w:b w:val="1"/>
                        <w:bCs w:val="1"/>
                        <w:rtl w:val="0"/>
                        <w:rPrChange w:author="David Dow" w:id="1" w:date="2026-03-02T23:53:15Z">
                          <w:rPr/>
                        </w:rPrChange>
                      </w:rPr>
                      <w:t xml:space="preserve">(2)  </w:t>
                    </w:r>
                  </w:ins>
                </w:sdtContent>
              </w:sdt>
              <w:ins w:author="David Dow" w:id="0" w:date="2026-03-02T23:53:15Z">
                <w:sdt>
                  <w:sdtPr>
                    <w:id w:val="1993980294"/>
                    <w:tag w:val="goog_rdk_16"/>
                  </w:sdtPr>
                  <w:sdtContent>
                    <w:r w:rsidDel="00000000" w:rsidR="00000000" w:rsidRPr="00000000">
                      <w:rPr>
                        <w:rtl w:val="0"/>
                        <w:rPrChange w:author="David Dow" w:id="1" w:date="2026-03-02T23:53:15Z">
                          <w:rPr/>
                        </w:rPrChange>
                      </w:rPr>
                      <w:t xml:space="preserve">Agree</w:t>
                    </w:r>
                  </w:sdtContent>
                </w:sdt>
              </w:ins>
            </w:sdtContent>
          </w:sdt>
        </w:p>
      </w:sdtContent>
    </w:sdt>
    <w:sdt>
      <w:sdtPr>
        <w:id w:val="1427248632"/>
        <w:tag w:val="goog_rdk_21"/>
      </w:sdtPr>
      <w:sdtContent>
        <w:p w:rsidR="00000000" w:rsidDel="00000000" w:rsidP="00000000" w:rsidRDefault="00000000" w:rsidRPr="00000000" w14:paraId="00000042">
          <w:pPr>
            <w:spacing w:after="40" w:before="40" w:lineRule="auto"/>
            <w:ind w:left="720" w:firstLine="0"/>
            <w:rPr>
              <w:ins w:author="David Dow" w:id="0" w:date="2026-03-02T23:53:15Z"/>
              <w:rPrChange w:author="David Dow" w:id="1" w:date="2026-03-02T23:53:15Z">
                <w:rPr/>
              </w:rPrChange>
            </w:rPr>
          </w:pPr>
          <w:sdt>
            <w:sdtPr>
              <w:id w:val="-168982268"/>
              <w:tag w:val="goog_rdk_18"/>
            </w:sdtPr>
            <w:sdtContent>
              <w:ins w:author="David Dow" w:id="0" w:date="2026-03-02T23:53:15Z"/>
              <w:sdt>
                <w:sdtPr>
                  <w:id w:val="-623222396"/>
                  <w:tag w:val="goog_rdk_19"/>
                </w:sdtPr>
                <w:sdtContent>
                  <w:ins w:author="David Dow" w:id="0" w:date="2026-03-02T23:53:15Z">
                    <w:r w:rsidDel="00000000" w:rsidR="00000000" w:rsidRPr="00000000">
                      <w:rPr>
                        <w:b w:val="1"/>
                        <w:bCs w:val="1"/>
                        <w:rtl w:val="0"/>
                        <w:rPrChange w:author="David Dow" w:id="1" w:date="2026-03-02T23:53:15Z">
                          <w:rPr/>
                        </w:rPrChange>
                      </w:rPr>
                      <w:t xml:space="preserve">(3)  </w:t>
                    </w:r>
                  </w:ins>
                </w:sdtContent>
              </w:sdt>
              <w:ins w:author="David Dow" w:id="0" w:date="2026-03-02T23:53:15Z">
                <w:sdt>
                  <w:sdtPr>
                    <w:id w:val="338835556"/>
                    <w:tag w:val="goog_rdk_20"/>
                  </w:sdtPr>
                  <w:sdtContent>
                    <w:r w:rsidDel="00000000" w:rsidR="00000000" w:rsidRPr="00000000">
                      <w:rPr>
                        <w:rtl w:val="0"/>
                        <w:rPrChange w:author="David Dow" w:id="1" w:date="2026-03-02T23:53:15Z">
                          <w:rPr/>
                        </w:rPrChange>
                      </w:rPr>
                      <w:t xml:space="preserve">Neither agree nor disagree</w:t>
                    </w:r>
                  </w:sdtContent>
                </w:sdt>
              </w:ins>
            </w:sdtContent>
          </w:sdt>
        </w:p>
      </w:sdtContent>
    </w:sdt>
    <w:sdt>
      <w:sdtPr>
        <w:id w:val="-135581375"/>
        <w:tag w:val="goog_rdk_25"/>
      </w:sdtPr>
      <w:sdtContent>
        <w:p w:rsidR="00000000" w:rsidDel="00000000" w:rsidP="00000000" w:rsidRDefault="00000000" w:rsidRPr="00000000" w14:paraId="00000043">
          <w:pPr>
            <w:spacing w:after="40" w:before="40" w:lineRule="auto"/>
            <w:ind w:left="720" w:firstLine="0"/>
            <w:rPr>
              <w:ins w:author="David Dow" w:id="0" w:date="2026-03-02T23:53:15Z"/>
              <w:rPrChange w:author="David Dow" w:id="1" w:date="2026-03-02T23:53:15Z">
                <w:rPr/>
              </w:rPrChange>
            </w:rPr>
          </w:pPr>
          <w:sdt>
            <w:sdtPr>
              <w:id w:val="-1424071688"/>
              <w:tag w:val="goog_rdk_22"/>
            </w:sdtPr>
            <w:sdtContent>
              <w:ins w:author="David Dow" w:id="0" w:date="2026-03-02T23:53:15Z"/>
              <w:sdt>
                <w:sdtPr>
                  <w:id w:val="-1507230837"/>
                  <w:tag w:val="goog_rdk_23"/>
                </w:sdtPr>
                <w:sdtContent>
                  <w:ins w:author="David Dow" w:id="0" w:date="2026-03-02T23:53:15Z">
                    <w:r w:rsidDel="00000000" w:rsidR="00000000" w:rsidRPr="00000000">
                      <w:rPr>
                        <w:b w:val="1"/>
                        <w:bCs w:val="1"/>
                        <w:rtl w:val="0"/>
                        <w:rPrChange w:author="David Dow" w:id="1" w:date="2026-03-02T23:53:15Z">
                          <w:rPr/>
                        </w:rPrChange>
                      </w:rPr>
                      <w:t xml:space="preserve">(4)  </w:t>
                    </w:r>
                  </w:ins>
                </w:sdtContent>
              </w:sdt>
              <w:ins w:author="David Dow" w:id="0" w:date="2026-03-02T23:53:15Z">
                <w:sdt>
                  <w:sdtPr>
                    <w:id w:val="1352401984"/>
                    <w:tag w:val="goog_rdk_24"/>
                  </w:sdtPr>
                  <w:sdtContent>
                    <w:r w:rsidDel="00000000" w:rsidR="00000000" w:rsidRPr="00000000">
                      <w:rPr>
                        <w:rtl w:val="0"/>
                        <w:rPrChange w:author="David Dow" w:id="1" w:date="2026-03-02T23:53:15Z">
                          <w:rPr/>
                        </w:rPrChange>
                      </w:rPr>
                      <w:t xml:space="preserve">Disagree</w:t>
                    </w:r>
                  </w:sdtContent>
                </w:sdt>
              </w:ins>
            </w:sdtContent>
          </w:sdt>
        </w:p>
      </w:sdtContent>
    </w:sdt>
    <w:sdt>
      <w:sdtPr>
        <w:id w:val="-1796292853"/>
        <w:tag w:val="goog_rdk_29"/>
      </w:sdtPr>
      <w:sdtContent>
        <w:p w:rsidR="00000000" w:rsidDel="00000000" w:rsidP="00000000" w:rsidRDefault="00000000" w:rsidRPr="00000000" w14:paraId="00000044">
          <w:pPr>
            <w:spacing w:after="40" w:before="40" w:lineRule="auto"/>
            <w:ind w:left="720" w:firstLine="0"/>
            <w:rPr>
              <w:ins w:author="David Dow" w:id="0" w:date="2026-03-02T23:53:15Z"/>
              <w:rPrChange w:author="David Dow" w:id="1" w:date="2026-03-02T23:53:15Z">
                <w:rPr/>
              </w:rPrChange>
            </w:rPr>
          </w:pPr>
          <w:sdt>
            <w:sdtPr>
              <w:id w:val="-1213448156"/>
              <w:tag w:val="goog_rdk_26"/>
            </w:sdtPr>
            <w:sdtContent>
              <w:ins w:author="David Dow" w:id="0" w:date="2026-03-02T23:53:15Z"/>
              <w:sdt>
                <w:sdtPr>
                  <w:id w:val="-1536994850"/>
                  <w:tag w:val="goog_rdk_27"/>
                </w:sdtPr>
                <w:sdtContent>
                  <w:ins w:author="David Dow" w:id="0" w:date="2026-03-02T23:53:15Z">
                    <w:r w:rsidDel="00000000" w:rsidR="00000000" w:rsidRPr="00000000">
                      <w:rPr>
                        <w:b w:val="1"/>
                        <w:bCs w:val="1"/>
                        <w:rtl w:val="0"/>
                        <w:rPrChange w:author="David Dow" w:id="1" w:date="2026-03-02T23:53:15Z">
                          <w:rPr/>
                        </w:rPrChange>
                      </w:rPr>
                      <w:t xml:space="preserve">(5)  </w:t>
                    </w:r>
                  </w:ins>
                </w:sdtContent>
              </w:sdt>
              <w:ins w:author="David Dow" w:id="0" w:date="2026-03-02T23:53:15Z">
                <w:sdt>
                  <w:sdtPr>
                    <w:id w:val="-863663321"/>
                    <w:tag w:val="goog_rdk_28"/>
                  </w:sdtPr>
                  <w:sdtContent>
                    <w:r w:rsidDel="00000000" w:rsidR="00000000" w:rsidRPr="00000000">
                      <w:rPr>
                        <w:rtl w:val="0"/>
                        <w:rPrChange w:author="David Dow" w:id="1" w:date="2026-03-02T23:53:15Z">
                          <w:rPr/>
                        </w:rPrChange>
                      </w:rPr>
                      <w:t xml:space="preserve">Strongly disagree</w:t>
                    </w:r>
                  </w:sdtContent>
                </w:sdt>
              </w:ins>
            </w:sdtContent>
          </w:sdt>
        </w:p>
      </w:sdtContent>
    </w:sdt>
    <w:sdt>
      <w:sdtPr>
        <w:id w:val="-8319143"/>
        <w:tag w:val="goog_rdk_33"/>
      </w:sdtPr>
      <w:sdtContent>
        <w:p w:rsidR="00000000" w:rsidDel="00000000" w:rsidP="00000000" w:rsidRDefault="00000000" w:rsidRPr="00000000" w14:paraId="00000045">
          <w:pPr>
            <w:spacing w:after="40" w:before="40" w:lineRule="auto"/>
            <w:ind w:left="720" w:firstLine="0"/>
            <w:rPr>
              <w:ins w:author="David Dow" w:id="0" w:date="2026-03-02T23:53:15Z"/>
              <w:rPrChange w:author="David Dow" w:id="1" w:date="2026-03-02T23:53:15Z">
                <w:rPr/>
              </w:rPrChange>
            </w:rPr>
          </w:pPr>
          <w:sdt>
            <w:sdtPr>
              <w:id w:val="-1969133232"/>
              <w:tag w:val="goog_rdk_30"/>
            </w:sdtPr>
            <w:sdtContent>
              <w:ins w:author="David Dow" w:id="0" w:date="2026-03-02T23:53:15Z"/>
              <w:sdt>
                <w:sdtPr>
                  <w:id w:val="970436373"/>
                  <w:tag w:val="goog_rdk_31"/>
                </w:sdtPr>
                <w:sdtContent>
                  <w:ins w:author="David Dow" w:id="0" w:date="2026-03-02T23:53:15Z">
                    <w:r w:rsidDel="00000000" w:rsidR="00000000" w:rsidRPr="00000000">
                      <w:rPr>
                        <w:b w:val="1"/>
                        <w:bCs w:val="1"/>
                        <w:rtl w:val="0"/>
                        <w:rPrChange w:author="David Dow" w:id="1" w:date="2026-03-02T23:53:15Z">
                          <w:rPr/>
                        </w:rPrChange>
                      </w:rPr>
                      <w:t xml:space="preserve">(888888)  </w:t>
                    </w:r>
                  </w:ins>
                </w:sdtContent>
              </w:sdt>
              <w:ins w:author="David Dow" w:id="0" w:date="2026-03-02T23:53:15Z">
                <w:sdt>
                  <w:sdtPr>
                    <w:id w:val="1530220076"/>
                    <w:tag w:val="goog_rdk_32"/>
                  </w:sdtPr>
                  <w:sdtContent>
                    <w:r w:rsidDel="00000000" w:rsidR="00000000" w:rsidRPr="00000000">
                      <w:rPr>
                        <w:rtl w:val="0"/>
                        <w:rPrChange w:author="David Dow" w:id="1" w:date="2026-03-02T23:53:15Z">
                          <w:rPr/>
                        </w:rPrChange>
                      </w:rPr>
                      <w:t xml:space="preserve">Don't know  [DO NOT READ]</w:t>
                    </w:r>
                  </w:sdtContent>
                </w:sdt>
              </w:ins>
            </w:sdtContent>
          </w:sdt>
        </w:p>
      </w:sdtContent>
    </w:sdt>
    <w:sdt>
      <w:sdtPr>
        <w:id w:val="1751768548"/>
        <w:tag w:val="goog_rdk_37"/>
      </w:sdtPr>
      <w:sdtContent>
        <w:p w:rsidR="00000000" w:rsidDel="00000000" w:rsidP="00000000" w:rsidRDefault="00000000" w:rsidRPr="00000000" w14:paraId="00000046">
          <w:pPr>
            <w:spacing w:after="40" w:before="40" w:lineRule="auto"/>
            <w:ind w:left="720" w:firstLine="0"/>
            <w:rPr>
              <w:ins w:author="David Dow" w:id="0" w:date="2026-03-02T23:53:15Z"/>
              <w:rPrChange w:author="David Dow" w:id="1" w:date="2026-03-02T23:53:15Z">
                <w:rPr/>
              </w:rPrChange>
            </w:rPr>
          </w:pPr>
          <w:sdt>
            <w:sdtPr>
              <w:id w:val="1150436489"/>
              <w:tag w:val="goog_rdk_34"/>
            </w:sdtPr>
            <w:sdtContent>
              <w:ins w:author="David Dow" w:id="0" w:date="2026-03-02T23:53:15Z"/>
              <w:sdt>
                <w:sdtPr>
                  <w:id w:val="2135311441"/>
                  <w:tag w:val="goog_rdk_35"/>
                </w:sdtPr>
                <w:sdtContent>
                  <w:ins w:author="David Dow" w:id="0" w:date="2026-03-02T23:53:15Z">
                    <w:r w:rsidDel="00000000" w:rsidR="00000000" w:rsidRPr="00000000">
                      <w:rPr>
                        <w:b w:val="1"/>
                        <w:bCs w:val="1"/>
                        <w:rtl w:val="0"/>
                        <w:rPrChange w:author="David Dow" w:id="1" w:date="2026-03-02T23:53:15Z">
                          <w:rPr/>
                        </w:rPrChange>
                      </w:rPr>
                      <w:t xml:space="preserve">(988888)  </w:t>
                    </w:r>
                  </w:ins>
                </w:sdtContent>
              </w:sdt>
              <w:ins w:author="David Dow" w:id="0" w:date="2026-03-02T23:53:15Z">
                <w:sdt>
                  <w:sdtPr>
                    <w:id w:val="363763580"/>
                    <w:tag w:val="goog_rdk_36"/>
                  </w:sdtPr>
                  <w:sdtContent>
                    <w:r w:rsidDel="00000000" w:rsidR="00000000" w:rsidRPr="00000000">
                      <w:rPr>
                        <w:rtl w:val="0"/>
                        <w:rPrChange w:author="David Dow" w:id="1" w:date="2026-03-02T23:53:15Z">
                          <w:rPr/>
                        </w:rPrChange>
                      </w:rPr>
                      <w:t xml:space="preserve">No answer  [DO NOT READ]</w:t>
                    </w:r>
                  </w:sdtContent>
                </w:sdt>
              </w:ins>
            </w:sdtContent>
          </w:sdt>
        </w:p>
      </w:sdtContent>
    </w:sdt>
    <w:sdt>
      <w:sdtPr>
        <w:id w:val="-1172222894"/>
        <w:tag w:val="goog_rdk_40"/>
      </w:sdtPr>
      <w:sdtContent>
        <w:p w:rsidR="00000000" w:rsidDel="00000000" w:rsidP="00000000" w:rsidRDefault="00000000" w:rsidRPr="00000000" w14:paraId="00000047">
          <w:pPr>
            <w:spacing w:after="40" w:before="40" w:lineRule="auto"/>
            <w:ind w:left="720" w:firstLine="0"/>
            <w:rPr>
              <w:ins w:author="David Dow" w:id="0" w:date="2026-03-02T23:53:15Z"/>
              <w:rPrChange w:author="David Dow" w:id="1" w:date="2026-03-02T23:53:15Z">
                <w:rPr/>
              </w:rPrChange>
            </w:rPr>
          </w:pPr>
          <w:sdt>
            <w:sdtPr>
              <w:id w:val="1605763280"/>
              <w:tag w:val="goog_rdk_38"/>
            </w:sdtPr>
            <w:sdtContent>
              <w:ins w:author="David Dow" w:id="0" w:date="2026-03-02T23:53:15Z"/>
              <w:sdt>
                <w:sdtPr>
                  <w:id w:val="2002890940"/>
                  <w:tag w:val="goog_rdk_39"/>
                </w:sdtPr>
                <w:sdtContent>
                  <w:ins w:author="David Dow" w:id="0" w:date="2026-03-02T23:53:15Z">
                    <w:r w:rsidDel="00000000" w:rsidR="00000000" w:rsidRPr="00000000">
                      <w:rPr>
                        <w:rtl w:val="0"/>
                      </w:rPr>
                    </w:r>
                  </w:ins>
                </w:sdtContent>
              </w:sdt>
              <w:ins w:author="David Dow" w:id="0" w:date="2026-03-02T23:53:15Z"/>
            </w:sdtContent>
          </w:sdt>
        </w:p>
      </w:sdtContent>
    </w:sdt>
    <w:sdt>
      <w:sdtPr>
        <w:id w:val="-186680943"/>
        <w:tag w:val="goog_rdk_43"/>
      </w:sdtPr>
      <w:sdtContent>
        <w:p w:rsidR="00000000" w:rsidDel="00000000" w:rsidP="00000000" w:rsidRDefault="00000000" w:rsidRPr="00000000" w14:paraId="00000048">
          <w:pPr>
            <w:spacing w:after="40" w:before="40" w:lineRule="auto"/>
            <w:ind w:left="0" w:firstLine="0"/>
            <w:rPr>
              <w:ins w:author="David Dow" w:id="0" w:date="2026-03-02T23:53:15Z"/>
              <w:rPrChange w:author="David Dow" w:id="1" w:date="2026-03-02T23:53:15Z">
                <w:rPr/>
              </w:rPrChange>
            </w:rPr>
          </w:pPr>
          <w:sdt>
            <w:sdtPr>
              <w:id w:val="1641201790"/>
              <w:tag w:val="goog_rdk_41"/>
            </w:sdtPr>
            <w:sdtContent>
              <w:ins w:author="David Dow" w:id="0" w:date="2026-03-02T23:53:15Z"/>
              <w:sdt>
                <w:sdtPr>
                  <w:id w:val="129013979"/>
                  <w:tag w:val="goog_rdk_42"/>
                </w:sdtPr>
                <w:sdtContent>
                  <w:ins w:author="David Dow" w:id="0" w:date="2026-03-02T23:53:15Z">
                    <w:r w:rsidDel="00000000" w:rsidR="00000000" w:rsidRPr="00000000">
                      <w:rPr>
                        <w:rtl w:val="0"/>
                        <w:rPrChange w:author="David Dow" w:id="1" w:date="2026-03-02T23:53:15Z">
                          <w:rPr/>
                        </w:rPrChange>
                      </w:rPr>
                      <w:t xml:space="preserve">3c. Police officers treat people differently based on their political affiliation. </w:t>
                    </w:r>
                  </w:ins>
                </w:sdtContent>
              </w:sdt>
              <w:ins w:author="David Dow" w:id="0" w:date="2026-03-02T23:53:15Z"/>
            </w:sdtContent>
          </w:sdt>
        </w:p>
      </w:sdtContent>
    </w:sdt>
    <w:sdt>
      <w:sdtPr>
        <w:id w:val="1217920270"/>
        <w:tag w:val="goog_rdk_47"/>
      </w:sdtPr>
      <w:sdtContent>
        <w:p w:rsidR="00000000" w:rsidDel="00000000" w:rsidP="00000000" w:rsidRDefault="00000000" w:rsidRPr="00000000" w14:paraId="00000049">
          <w:pPr>
            <w:spacing w:after="40" w:before="40" w:lineRule="auto"/>
            <w:ind w:left="720" w:firstLine="0"/>
            <w:rPr>
              <w:ins w:author="David Dow" w:id="0" w:date="2026-03-02T23:53:15Z"/>
              <w:rPrChange w:author="David Dow" w:id="1" w:date="2026-03-02T23:53:15Z">
                <w:rPr/>
              </w:rPrChange>
            </w:rPr>
          </w:pPr>
          <w:sdt>
            <w:sdtPr>
              <w:id w:val="-26049719"/>
              <w:tag w:val="goog_rdk_44"/>
            </w:sdtPr>
            <w:sdtContent>
              <w:ins w:author="David Dow" w:id="0" w:date="2026-03-02T23:53:15Z"/>
              <w:sdt>
                <w:sdtPr>
                  <w:id w:val="125998552"/>
                  <w:tag w:val="goog_rdk_45"/>
                </w:sdtPr>
                <w:sdtContent>
                  <w:ins w:author="David Dow" w:id="0" w:date="2026-03-02T23:53:15Z">
                    <w:r w:rsidDel="00000000" w:rsidR="00000000" w:rsidRPr="00000000">
                      <w:rPr>
                        <w:b w:val="1"/>
                        <w:bCs w:val="1"/>
                        <w:rtl w:val="0"/>
                        <w:rPrChange w:author="David Dow" w:id="1" w:date="2026-03-02T23:53:15Z">
                          <w:rPr/>
                        </w:rPrChange>
                      </w:rPr>
                      <w:t xml:space="preserve">(1)  </w:t>
                    </w:r>
                  </w:ins>
                </w:sdtContent>
              </w:sdt>
              <w:ins w:author="David Dow" w:id="0" w:date="2026-03-02T23:53:15Z">
                <w:sdt>
                  <w:sdtPr>
                    <w:id w:val="1732957448"/>
                    <w:tag w:val="goog_rdk_46"/>
                  </w:sdtPr>
                  <w:sdtContent>
                    <w:r w:rsidDel="00000000" w:rsidR="00000000" w:rsidRPr="00000000">
                      <w:rPr>
                        <w:rtl w:val="0"/>
                        <w:rPrChange w:author="David Dow" w:id="1" w:date="2026-03-02T23:53:15Z">
                          <w:rPr/>
                        </w:rPrChange>
                      </w:rPr>
                      <w:t xml:space="preserve">Strongly agree</w:t>
                    </w:r>
                  </w:sdtContent>
                </w:sdt>
              </w:ins>
            </w:sdtContent>
          </w:sdt>
        </w:p>
      </w:sdtContent>
    </w:sdt>
    <w:sdt>
      <w:sdtPr>
        <w:id w:val="442934863"/>
        <w:tag w:val="goog_rdk_51"/>
      </w:sdtPr>
      <w:sdtContent>
        <w:p w:rsidR="00000000" w:rsidDel="00000000" w:rsidP="00000000" w:rsidRDefault="00000000" w:rsidRPr="00000000" w14:paraId="0000004A">
          <w:pPr>
            <w:spacing w:after="40" w:before="40" w:lineRule="auto"/>
            <w:ind w:left="720" w:firstLine="0"/>
            <w:rPr>
              <w:ins w:author="David Dow" w:id="0" w:date="2026-03-02T23:53:15Z"/>
              <w:rPrChange w:author="David Dow" w:id="1" w:date="2026-03-02T23:53:15Z">
                <w:rPr/>
              </w:rPrChange>
            </w:rPr>
          </w:pPr>
          <w:sdt>
            <w:sdtPr>
              <w:id w:val="-1165102317"/>
              <w:tag w:val="goog_rdk_48"/>
            </w:sdtPr>
            <w:sdtContent>
              <w:ins w:author="David Dow" w:id="0" w:date="2026-03-02T23:53:15Z"/>
              <w:sdt>
                <w:sdtPr>
                  <w:id w:val="-1450573206"/>
                  <w:tag w:val="goog_rdk_49"/>
                </w:sdtPr>
                <w:sdtContent>
                  <w:ins w:author="David Dow" w:id="0" w:date="2026-03-02T23:53:15Z">
                    <w:r w:rsidDel="00000000" w:rsidR="00000000" w:rsidRPr="00000000">
                      <w:rPr>
                        <w:b w:val="1"/>
                        <w:bCs w:val="1"/>
                        <w:rtl w:val="0"/>
                        <w:rPrChange w:author="David Dow" w:id="1" w:date="2026-03-02T23:53:15Z">
                          <w:rPr/>
                        </w:rPrChange>
                      </w:rPr>
                      <w:t xml:space="preserve">(2)  </w:t>
                    </w:r>
                  </w:ins>
                </w:sdtContent>
              </w:sdt>
              <w:ins w:author="David Dow" w:id="0" w:date="2026-03-02T23:53:15Z">
                <w:sdt>
                  <w:sdtPr>
                    <w:id w:val="-18676519"/>
                    <w:tag w:val="goog_rdk_50"/>
                  </w:sdtPr>
                  <w:sdtContent>
                    <w:r w:rsidDel="00000000" w:rsidR="00000000" w:rsidRPr="00000000">
                      <w:rPr>
                        <w:rtl w:val="0"/>
                        <w:rPrChange w:author="David Dow" w:id="1" w:date="2026-03-02T23:53:15Z">
                          <w:rPr/>
                        </w:rPrChange>
                      </w:rPr>
                      <w:t xml:space="preserve">Agree</w:t>
                    </w:r>
                  </w:sdtContent>
                </w:sdt>
              </w:ins>
            </w:sdtContent>
          </w:sdt>
        </w:p>
      </w:sdtContent>
    </w:sdt>
    <w:sdt>
      <w:sdtPr>
        <w:id w:val="139402371"/>
        <w:tag w:val="goog_rdk_55"/>
      </w:sdtPr>
      <w:sdtContent>
        <w:p w:rsidR="00000000" w:rsidDel="00000000" w:rsidP="00000000" w:rsidRDefault="00000000" w:rsidRPr="00000000" w14:paraId="0000004B">
          <w:pPr>
            <w:spacing w:after="40" w:before="40" w:lineRule="auto"/>
            <w:ind w:left="720" w:firstLine="0"/>
            <w:rPr>
              <w:ins w:author="David Dow" w:id="0" w:date="2026-03-02T23:53:15Z"/>
              <w:rPrChange w:author="David Dow" w:id="1" w:date="2026-03-02T23:53:15Z">
                <w:rPr/>
              </w:rPrChange>
            </w:rPr>
          </w:pPr>
          <w:sdt>
            <w:sdtPr>
              <w:id w:val="2144055320"/>
              <w:tag w:val="goog_rdk_52"/>
            </w:sdtPr>
            <w:sdtContent>
              <w:ins w:author="David Dow" w:id="0" w:date="2026-03-02T23:53:15Z"/>
              <w:sdt>
                <w:sdtPr>
                  <w:id w:val="311870011"/>
                  <w:tag w:val="goog_rdk_53"/>
                </w:sdtPr>
                <w:sdtContent>
                  <w:ins w:author="David Dow" w:id="0" w:date="2026-03-02T23:53:15Z">
                    <w:r w:rsidDel="00000000" w:rsidR="00000000" w:rsidRPr="00000000">
                      <w:rPr>
                        <w:b w:val="1"/>
                        <w:bCs w:val="1"/>
                        <w:rtl w:val="0"/>
                        <w:rPrChange w:author="David Dow" w:id="1" w:date="2026-03-02T23:53:15Z">
                          <w:rPr/>
                        </w:rPrChange>
                      </w:rPr>
                      <w:t xml:space="preserve">(3)  </w:t>
                    </w:r>
                  </w:ins>
                </w:sdtContent>
              </w:sdt>
              <w:ins w:author="David Dow" w:id="0" w:date="2026-03-02T23:53:15Z">
                <w:sdt>
                  <w:sdtPr>
                    <w:id w:val="-1819204563"/>
                    <w:tag w:val="goog_rdk_54"/>
                  </w:sdtPr>
                  <w:sdtContent>
                    <w:r w:rsidDel="00000000" w:rsidR="00000000" w:rsidRPr="00000000">
                      <w:rPr>
                        <w:rtl w:val="0"/>
                        <w:rPrChange w:author="David Dow" w:id="1" w:date="2026-03-02T23:53:15Z">
                          <w:rPr/>
                        </w:rPrChange>
                      </w:rPr>
                      <w:t xml:space="preserve">Neither agree nor disagree</w:t>
                    </w:r>
                  </w:sdtContent>
                </w:sdt>
              </w:ins>
            </w:sdtContent>
          </w:sdt>
        </w:p>
      </w:sdtContent>
    </w:sdt>
    <w:sdt>
      <w:sdtPr>
        <w:id w:val="-1737979776"/>
        <w:tag w:val="goog_rdk_59"/>
      </w:sdtPr>
      <w:sdtContent>
        <w:p w:rsidR="00000000" w:rsidDel="00000000" w:rsidP="00000000" w:rsidRDefault="00000000" w:rsidRPr="00000000" w14:paraId="0000004C">
          <w:pPr>
            <w:spacing w:after="40" w:before="40" w:lineRule="auto"/>
            <w:ind w:left="720" w:firstLine="0"/>
            <w:rPr>
              <w:ins w:author="David Dow" w:id="0" w:date="2026-03-02T23:53:15Z"/>
              <w:rPrChange w:author="David Dow" w:id="1" w:date="2026-03-02T23:53:15Z">
                <w:rPr/>
              </w:rPrChange>
            </w:rPr>
          </w:pPr>
          <w:sdt>
            <w:sdtPr>
              <w:id w:val="239690282"/>
              <w:tag w:val="goog_rdk_56"/>
            </w:sdtPr>
            <w:sdtContent>
              <w:ins w:author="David Dow" w:id="0" w:date="2026-03-02T23:53:15Z"/>
              <w:sdt>
                <w:sdtPr>
                  <w:id w:val="191395589"/>
                  <w:tag w:val="goog_rdk_57"/>
                </w:sdtPr>
                <w:sdtContent>
                  <w:ins w:author="David Dow" w:id="0" w:date="2026-03-02T23:53:15Z">
                    <w:r w:rsidDel="00000000" w:rsidR="00000000" w:rsidRPr="00000000">
                      <w:rPr>
                        <w:b w:val="1"/>
                        <w:bCs w:val="1"/>
                        <w:rtl w:val="0"/>
                        <w:rPrChange w:author="David Dow" w:id="1" w:date="2026-03-02T23:53:15Z">
                          <w:rPr/>
                        </w:rPrChange>
                      </w:rPr>
                      <w:t xml:space="preserve">(4)  </w:t>
                    </w:r>
                  </w:ins>
                </w:sdtContent>
              </w:sdt>
              <w:ins w:author="David Dow" w:id="0" w:date="2026-03-02T23:53:15Z">
                <w:sdt>
                  <w:sdtPr>
                    <w:id w:val="1404219719"/>
                    <w:tag w:val="goog_rdk_58"/>
                  </w:sdtPr>
                  <w:sdtContent>
                    <w:r w:rsidDel="00000000" w:rsidR="00000000" w:rsidRPr="00000000">
                      <w:rPr>
                        <w:rtl w:val="0"/>
                        <w:rPrChange w:author="David Dow" w:id="1" w:date="2026-03-02T23:53:15Z">
                          <w:rPr/>
                        </w:rPrChange>
                      </w:rPr>
                      <w:t xml:space="preserve">Disagree</w:t>
                    </w:r>
                  </w:sdtContent>
                </w:sdt>
              </w:ins>
            </w:sdtContent>
          </w:sdt>
        </w:p>
      </w:sdtContent>
    </w:sdt>
    <w:sdt>
      <w:sdtPr>
        <w:id w:val="55403234"/>
        <w:tag w:val="goog_rdk_63"/>
      </w:sdtPr>
      <w:sdtContent>
        <w:p w:rsidR="00000000" w:rsidDel="00000000" w:rsidP="00000000" w:rsidRDefault="00000000" w:rsidRPr="00000000" w14:paraId="0000004D">
          <w:pPr>
            <w:spacing w:after="40" w:before="40" w:lineRule="auto"/>
            <w:ind w:left="720" w:firstLine="0"/>
            <w:rPr>
              <w:ins w:author="David Dow" w:id="0" w:date="2026-03-02T23:53:15Z"/>
              <w:rPrChange w:author="David Dow" w:id="1" w:date="2026-03-02T23:53:15Z">
                <w:rPr/>
              </w:rPrChange>
            </w:rPr>
          </w:pPr>
          <w:sdt>
            <w:sdtPr>
              <w:id w:val="2122045664"/>
              <w:tag w:val="goog_rdk_60"/>
            </w:sdtPr>
            <w:sdtContent>
              <w:ins w:author="David Dow" w:id="0" w:date="2026-03-02T23:53:15Z"/>
              <w:sdt>
                <w:sdtPr>
                  <w:id w:val="-663005206"/>
                  <w:tag w:val="goog_rdk_61"/>
                </w:sdtPr>
                <w:sdtContent>
                  <w:ins w:author="David Dow" w:id="0" w:date="2026-03-02T23:53:15Z">
                    <w:r w:rsidDel="00000000" w:rsidR="00000000" w:rsidRPr="00000000">
                      <w:rPr>
                        <w:b w:val="1"/>
                        <w:bCs w:val="1"/>
                        <w:rtl w:val="0"/>
                        <w:rPrChange w:author="David Dow" w:id="1" w:date="2026-03-02T23:53:15Z">
                          <w:rPr/>
                        </w:rPrChange>
                      </w:rPr>
                      <w:t xml:space="preserve">(5)  </w:t>
                    </w:r>
                  </w:ins>
                </w:sdtContent>
              </w:sdt>
              <w:ins w:author="David Dow" w:id="0" w:date="2026-03-02T23:53:15Z">
                <w:sdt>
                  <w:sdtPr>
                    <w:id w:val="1497634817"/>
                    <w:tag w:val="goog_rdk_62"/>
                  </w:sdtPr>
                  <w:sdtContent>
                    <w:r w:rsidDel="00000000" w:rsidR="00000000" w:rsidRPr="00000000">
                      <w:rPr>
                        <w:rtl w:val="0"/>
                        <w:rPrChange w:author="David Dow" w:id="1" w:date="2026-03-02T23:53:15Z">
                          <w:rPr/>
                        </w:rPrChange>
                      </w:rPr>
                      <w:t xml:space="preserve">Strongly disagree</w:t>
                    </w:r>
                  </w:sdtContent>
                </w:sdt>
              </w:ins>
            </w:sdtContent>
          </w:sdt>
        </w:p>
      </w:sdtContent>
    </w:sdt>
    <w:sdt>
      <w:sdtPr>
        <w:id w:val="950114726"/>
        <w:tag w:val="goog_rdk_67"/>
      </w:sdtPr>
      <w:sdtContent>
        <w:p w:rsidR="00000000" w:rsidDel="00000000" w:rsidP="00000000" w:rsidRDefault="00000000" w:rsidRPr="00000000" w14:paraId="0000004E">
          <w:pPr>
            <w:spacing w:after="40" w:before="40" w:lineRule="auto"/>
            <w:ind w:left="720" w:firstLine="0"/>
            <w:rPr>
              <w:ins w:author="David Dow" w:id="0" w:date="2026-03-02T23:53:15Z"/>
              <w:rPrChange w:author="David Dow" w:id="1" w:date="2026-03-02T23:53:15Z">
                <w:rPr/>
              </w:rPrChange>
            </w:rPr>
          </w:pPr>
          <w:sdt>
            <w:sdtPr>
              <w:id w:val="-274733061"/>
              <w:tag w:val="goog_rdk_64"/>
            </w:sdtPr>
            <w:sdtContent>
              <w:ins w:author="David Dow" w:id="0" w:date="2026-03-02T23:53:15Z"/>
              <w:sdt>
                <w:sdtPr>
                  <w:id w:val="248784405"/>
                  <w:tag w:val="goog_rdk_65"/>
                </w:sdtPr>
                <w:sdtContent>
                  <w:ins w:author="David Dow" w:id="0" w:date="2026-03-02T23:53:15Z">
                    <w:r w:rsidDel="00000000" w:rsidR="00000000" w:rsidRPr="00000000">
                      <w:rPr>
                        <w:b w:val="1"/>
                        <w:bCs w:val="1"/>
                        <w:rtl w:val="0"/>
                        <w:rPrChange w:author="David Dow" w:id="1" w:date="2026-03-02T23:53:15Z">
                          <w:rPr/>
                        </w:rPrChange>
                      </w:rPr>
                      <w:t xml:space="preserve">(888888)  </w:t>
                    </w:r>
                  </w:ins>
                </w:sdtContent>
              </w:sdt>
              <w:ins w:author="David Dow" w:id="0" w:date="2026-03-02T23:53:15Z">
                <w:sdt>
                  <w:sdtPr>
                    <w:id w:val="-1619006074"/>
                    <w:tag w:val="goog_rdk_66"/>
                  </w:sdtPr>
                  <w:sdtContent>
                    <w:r w:rsidDel="00000000" w:rsidR="00000000" w:rsidRPr="00000000">
                      <w:rPr>
                        <w:rtl w:val="0"/>
                        <w:rPrChange w:author="David Dow" w:id="1" w:date="2026-03-02T23:53:15Z">
                          <w:rPr/>
                        </w:rPrChange>
                      </w:rPr>
                      <w:t xml:space="preserve">Don't know  [DO NOT READ]</w:t>
                    </w:r>
                  </w:sdtContent>
                </w:sdt>
              </w:ins>
            </w:sdtContent>
          </w:sdt>
        </w:p>
      </w:sdtContent>
    </w:sdt>
    <w:sdt>
      <w:sdtPr>
        <w:id w:val="165359316"/>
        <w:tag w:val="goog_rdk_71"/>
      </w:sdtPr>
      <w:sdtContent>
        <w:p w:rsidR="00000000" w:rsidDel="00000000" w:rsidP="00000000" w:rsidRDefault="00000000" w:rsidRPr="00000000" w14:paraId="0000004F">
          <w:pPr>
            <w:spacing w:after="40" w:before="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Change w:author="David Dow" w:id="1" w:date="2026-03-02T23:53:15Z">
                <w:rPr/>
              </w:rPrChange>
            </w:rPr>
            <w:pPrChange w:author="David Dow" w:id="0" w:date="2026-03-02T23:53:15Z">
              <w:pPr>
                <w:pBdr>
                  <w:bottom w:color="999999" w:space="1" w:sz="6" w:val="single"/>
                </w:pBdr>
                <w:spacing w:after="0" w:before="80" w:lineRule="auto"/>
              </w:pPr>
            </w:pPrChange>
          </w:pPr>
          <w:sdt>
            <w:sdtPr>
              <w:id w:val="63376536"/>
              <w:tag w:val="goog_rdk_68"/>
            </w:sdtPr>
            <w:sdtContent>
              <w:ins w:author="David Dow" w:id="0" w:date="2026-03-02T23:53:15Z"/>
              <w:sdt>
                <w:sdtPr>
                  <w:id w:val="-1717578239"/>
                  <w:tag w:val="goog_rdk_69"/>
                </w:sdtPr>
                <w:sdtContent>
                  <w:ins w:author="David Dow" w:id="0" w:date="2026-03-02T23:53:15Z">
                    <w:r w:rsidDel="00000000" w:rsidR="00000000" w:rsidRPr="00000000">
                      <w:rPr>
                        <w:b w:val="1"/>
                        <w:bCs w:val="1"/>
                        <w:rtl w:val="0"/>
                        <w:rPrChange w:author="David Dow" w:id="1" w:date="2026-03-02T23:53:15Z">
                          <w:rPr/>
                        </w:rPrChange>
                      </w:rPr>
                      <w:t xml:space="preserve">(988888)  </w:t>
                    </w:r>
                  </w:ins>
                </w:sdtContent>
              </w:sdt>
              <w:ins w:author="David Dow" w:id="0" w:date="2026-03-02T23:53:15Z">
                <w:sdt>
                  <w:sdtPr>
                    <w:id w:val="757511017"/>
                    <w:tag w:val="goog_rdk_70"/>
                  </w:sdtPr>
                  <w:sdtContent>
                    <w:r w:rsidDel="00000000" w:rsidR="00000000" w:rsidRPr="00000000">
                      <w:rPr>
                        <w:rtl w:val="0"/>
                        <w:rPrChange w:author="David Dow" w:id="1" w:date="2026-03-02T23:53:15Z">
                          <w:rPr/>
                        </w:rPrChange>
                      </w:rPr>
                      <w:t xml:space="preserve">No answer  [DO NOT READ]</w:t>
                    </w:r>
                  </w:sdtContent>
                </w:sdt>
              </w:ins>
            </w:sdtContent>
          </w:sdt>
          <w:r w:rsidDel="00000000" w:rsidR="00000000" w:rsidRPr="00000000">
            <w:rPr>
              <w:rtl w:val="0"/>
            </w:rPr>
          </w:r>
        </w:p>
      </w:sdtContent>
    </w:sdt>
    <w:p w:rsidR="00000000" w:rsidDel="00000000" w:rsidP="00000000" w:rsidRDefault="00000000" w:rsidRPr="00000000" w14:paraId="00000050">
      <w:pPr>
        <w:spacing w:after="60" w:before="12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In general, how satisfied are you with the performance of the police in your neighborhood?</w:t>
      </w:r>
      <w:r w:rsidDel="00000000" w:rsidR="00000000" w:rsidRPr="00000000">
        <w:rPr>
          <w:rtl w:val="0"/>
        </w:rPr>
      </w:r>
    </w:p>
    <w:p w:rsidR="00000000" w:rsidDel="00000000" w:rsidP="00000000" w:rsidRDefault="00000000" w:rsidRPr="00000000" w14:paraId="00000051">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Very satisfied</w:t>
      </w:r>
      <w:r w:rsidDel="00000000" w:rsidR="00000000" w:rsidRPr="00000000">
        <w:rPr>
          <w:rtl w:val="0"/>
        </w:rPr>
      </w:r>
    </w:p>
    <w:p w:rsidR="00000000" w:rsidDel="00000000" w:rsidP="00000000" w:rsidRDefault="00000000" w:rsidRPr="00000000" w14:paraId="00000052">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Satisfied</w:t>
      </w:r>
      <w:r w:rsidDel="00000000" w:rsidR="00000000" w:rsidRPr="00000000">
        <w:rPr>
          <w:rtl w:val="0"/>
        </w:rPr>
      </w:r>
    </w:p>
    <w:p w:rsidR="00000000" w:rsidDel="00000000" w:rsidP="00000000" w:rsidRDefault="00000000" w:rsidRPr="00000000" w14:paraId="00000053">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Dissatisfied</w:t>
      </w:r>
      <w:r w:rsidDel="00000000" w:rsidR="00000000" w:rsidRPr="00000000">
        <w:rPr>
          <w:rtl w:val="0"/>
        </w:rPr>
      </w:r>
    </w:p>
    <w:p w:rsidR="00000000" w:rsidDel="00000000" w:rsidP="00000000" w:rsidRDefault="00000000" w:rsidRPr="00000000" w14:paraId="00000054">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Very dissatisfied</w:t>
      </w:r>
      <w:r w:rsidDel="00000000" w:rsidR="00000000" w:rsidRPr="00000000">
        <w:rPr>
          <w:rtl w:val="0"/>
        </w:rPr>
      </w:r>
    </w:p>
    <w:p w:rsidR="00000000" w:rsidDel="00000000" w:rsidP="00000000" w:rsidRDefault="00000000" w:rsidRPr="00000000" w14:paraId="00000055">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56">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5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58">
      <w:pPr>
        <w:spacing w:after="60" w:before="12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I am going to mention some groups and ask you to tell me which of them operate in the neighborhood where you live.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mallCaps w:val="1"/>
                <w:color w:val="333333"/>
                <w:sz w:val="18"/>
                <w:szCs w:val="18"/>
                <w:rtl w:val="0"/>
              </w:rPr>
              <w:t xml:space="preserve">READ OPTIONS ALOUD</w:t>
            </w:r>
            <w:r w:rsidDel="00000000" w:rsidR="00000000" w:rsidRPr="00000000">
              <w:rPr>
                <w:b w:val="1"/>
                <w:bCs w:val="1"/>
                <w:smallCaps w:val="1"/>
                <w:color w:val="333333"/>
                <w:sz w:val="18"/>
                <w:szCs w:val="18"/>
                <w:rtl w:val="0"/>
              </w:rPr>
              <w:t xml:space="preserve">, MARK MULTIPLE ANSWERS. RANDOMIZE ORDER</w:t>
            </w:r>
            <w:r w:rsidDel="00000000" w:rsidR="00000000" w:rsidRPr="00000000">
              <w:rPr>
                <w:rtl w:val="0"/>
              </w:rPr>
            </w:r>
          </w:p>
        </w:tc>
      </w:tr>
    </w:tbl>
    <w:p w:rsidR="00000000" w:rsidDel="00000000" w:rsidP="00000000" w:rsidRDefault="00000000" w:rsidRPr="00000000" w14:paraId="0000005A">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Colectivos</w:t>
      </w:r>
      <w:r w:rsidDel="00000000" w:rsidR="00000000" w:rsidRPr="00000000">
        <w:rPr>
          <w:rtl w:val="0"/>
        </w:rPr>
      </w:r>
    </w:p>
    <w:p w:rsidR="00000000" w:rsidDel="00000000" w:rsidP="00000000" w:rsidRDefault="00000000" w:rsidRPr="00000000" w14:paraId="0000005B">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Gang or gangs</w:t>
      </w:r>
      <w:r w:rsidDel="00000000" w:rsidR="00000000" w:rsidRPr="00000000">
        <w:rPr>
          <w:rtl w:val="0"/>
        </w:rPr>
      </w:r>
    </w:p>
    <w:p w:rsidR="00000000" w:rsidDel="00000000" w:rsidP="00000000" w:rsidRDefault="00000000" w:rsidRPr="00000000" w14:paraId="0000005C">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Megabanda</w:t>
      </w:r>
      <w:r w:rsidDel="00000000" w:rsidR="00000000" w:rsidRPr="00000000">
        <w:rPr>
          <w:rtl w:val="0"/>
        </w:rPr>
      </w:r>
    </w:p>
    <w:p w:rsidR="00000000" w:rsidDel="00000000" w:rsidP="00000000" w:rsidRDefault="00000000" w:rsidRPr="00000000" w14:paraId="0000005D">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Police</w:t>
      </w:r>
      <w:r w:rsidDel="00000000" w:rsidR="00000000" w:rsidRPr="00000000">
        <w:rPr>
          <w:rtl w:val="0"/>
        </w:rPr>
      </w:r>
    </w:p>
    <w:p w:rsidR="00000000" w:rsidDel="00000000" w:rsidP="00000000" w:rsidRDefault="00000000" w:rsidRPr="00000000" w14:paraId="0000005E">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Military</w:t>
      </w:r>
      <w:r w:rsidDel="00000000" w:rsidR="00000000" w:rsidRPr="00000000">
        <w:rPr>
          <w:rtl w:val="0"/>
        </w:rPr>
      </w:r>
    </w:p>
    <w:p w:rsidR="00000000" w:rsidDel="00000000" w:rsidP="00000000" w:rsidRDefault="00000000" w:rsidRPr="00000000" w14:paraId="0000005F">
      <w:pPr>
        <w:spacing w:after="40" w:before="40" w:lineRule="auto"/>
        <w:ind w:left="720" w:firstLine="0"/>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Private security / guards</w:t>
      </w:r>
      <w:r w:rsidDel="00000000" w:rsidR="00000000" w:rsidRPr="00000000">
        <w:rPr>
          <w:rtl w:val="0"/>
        </w:rPr>
      </w:r>
    </w:p>
    <w:p w:rsidR="00000000" w:rsidDel="00000000" w:rsidP="00000000" w:rsidRDefault="00000000" w:rsidRPr="00000000" w14:paraId="00000060">
      <w:pPr>
        <w:spacing w:after="40" w:before="40" w:lineRule="auto"/>
        <w:ind w:left="720" w:firstLine="0"/>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sz w:val="20"/>
          <w:szCs w:val="20"/>
          <w:rtl w:val="0"/>
        </w:rPr>
        <w:t xml:space="preserve">Colombian guerrillas</w:t>
      </w:r>
      <w:r w:rsidDel="00000000" w:rsidR="00000000" w:rsidRPr="00000000">
        <w:rPr>
          <w:rtl w:val="0"/>
        </w:rPr>
      </w:r>
    </w:p>
    <w:p w:rsidR="00000000" w:rsidDel="00000000" w:rsidP="00000000" w:rsidRDefault="00000000" w:rsidRPr="00000000" w14:paraId="00000061">
      <w:pPr>
        <w:spacing w:after="40" w:before="40" w:lineRule="auto"/>
        <w:ind w:left="720" w:firstLine="0"/>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sz w:val="20"/>
          <w:szCs w:val="20"/>
          <w:rtl w:val="0"/>
        </w:rPr>
        <w:t xml:space="preserve">None</w:t>
      </w:r>
      <w:r w:rsidDel="00000000" w:rsidR="00000000" w:rsidRPr="00000000">
        <w:rPr>
          <w:rtl w:val="0"/>
        </w:rPr>
      </w:r>
    </w:p>
    <w:p w:rsidR="00000000" w:rsidDel="00000000" w:rsidP="00000000" w:rsidRDefault="00000000" w:rsidRPr="00000000" w14:paraId="00000062">
      <w:pPr>
        <w:spacing w:after="40" w:before="40" w:lineRule="auto"/>
        <w:ind w:left="720" w:firstLine="0"/>
        <w:rPr/>
      </w:pPr>
      <w:r w:rsidDel="00000000" w:rsidR="00000000" w:rsidRPr="00000000">
        <w:rPr>
          <w:rFonts w:ascii="Arial" w:cs="Arial" w:eastAsia="Arial" w:hAnsi="Arial"/>
          <w:b w:val="1"/>
          <w:bCs w:val="1"/>
          <w:sz w:val="20"/>
          <w:szCs w:val="20"/>
          <w:rtl w:val="0"/>
        </w:rPr>
        <w:t xml:space="preserve">(9)  </w:t>
      </w:r>
      <w:r w:rsidDel="00000000" w:rsidR="00000000" w:rsidRPr="00000000">
        <w:rPr>
          <w:rFonts w:ascii="Arial" w:cs="Arial" w:eastAsia="Arial" w:hAnsi="Arial"/>
          <w:sz w:val="20"/>
          <w:szCs w:val="20"/>
          <w:rtl w:val="0"/>
        </w:rPr>
        <w:t xml:space="preserve">Other — specify: ________________</w:t>
      </w:r>
      <w:r w:rsidDel="00000000" w:rsidR="00000000" w:rsidRPr="00000000">
        <w:rPr>
          <w:rtl w:val="0"/>
        </w:rPr>
      </w:r>
    </w:p>
    <w:p w:rsidR="00000000" w:rsidDel="00000000" w:rsidP="00000000" w:rsidRDefault="00000000" w:rsidRPr="00000000" w14:paraId="00000063">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64">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p>
    <w:p w:rsidR="00000000" w:rsidDel="00000000" w:rsidP="00000000" w:rsidRDefault="00000000" w:rsidRPr="00000000" w14:paraId="00000065">
      <w:pPr>
        <w:spacing w:after="40" w:before="40" w:lineRule="auto"/>
        <w:ind w:left="720" w:firstLine="0"/>
        <w:rPr/>
      </w:pPr>
      <w:r w:rsidDel="00000000" w:rsidR="00000000" w:rsidRPr="00000000">
        <w:rPr>
          <w:rtl w:val="0"/>
        </w:rPr>
      </w:r>
    </w:p>
    <w:p w:rsidR="00000000" w:rsidDel="00000000" w:rsidP="00000000" w:rsidRDefault="00000000" w:rsidRPr="00000000" w14:paraId="00000066">
      <w:pPr>
        <w:pBdr>
          <w:bottom w:color="999999" w:space="1" w:sz="6" w:val="single"/>
        </w:pBdr>
        <w:spacing w:before="80" w:lineRule="auto"/>
        <w:rPr/>
      </w:pPr>
      <w:r w:rsidDel="00000000" w:rsidR="00000000" w:rsidRPr="00000000">
        <w:rPr>
          <w:rtl w:val="0"/>
        </w:rPr>
      </w:r>
    </w:p>
    <w:p w:rsidR="00000000" w:rsidDel="00000000" w:rsidP="00000000" w:rsidRDefault="00000000" w:rsidRPr="00000000" w14:paraId="00000067">
      <w:pPr>
        <w:spacing w:after="40" w:before="40" w:lineRule="auto"/>
        <w:ind w:left="0" w:firstLine="0"/>
        <w:rPr/>
      </w:pPr>
      <w:r w:rsidDel="00000000" w:rsidR="00000000" w:rsidRPr="00000000">
        <w:rPr>
          <w:rtl w:val="0"/>
        </w:rPr>
      </w:r>
    </w:p>
    <w:p w:rsidR="00000000" w:rsidDel="00000000" w:rsidP="00000000" w:rsidRDefault="00000000" w:rsidRPr="00000000" w14:paraId="00000068">
      <w:pPr>
        <w:spacing w:after="60" w:before="120" w:lineRule="auto"/>
        <w:rPr/>
      </w:pPr>
      <w:r w:rsidDel="00000000" w:rsidR="00000000" w:rsidRPr="00000000">
        <w:rPr>
          <w:b w:val="1"/>
          <w:bCs w:val="1"/>
          <w:rtl w:val="0"/>
        </w:rPr>
        <w:t xml:space="preserve">6. </w:t>
      </w:r>
      <w:r w:rsidDel="00000000" w:rsidR="00000000" w:rsidRPr="00000000">
        <w:rPr>
          <w:rtl w:val="0"/>
        </w:rPr>
        <w:t xml:space="preserve">Which of these groups is the main security provider in your neighborhood?</w:t>
      </w:r>
    </w:p>
    <w:p w:rsidR="00000000" w:rsidDel="00000000" w:rsidP="00000000" w:rsidRDefault="00000000" w:rsidRPr="00000000" w14:paraId="0000006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6A">
      <w:pPr>
        <w:spacing w:after="60" w:before="120" w:lineRule="auto"/>
        <w:rPr/>
      </w:pPr>
      <w:r w:rsidDel="00000000" w:rsidR="00000000" w:rsidRPr="00000000">
        <w:rPr>
          <w:b w:val="1"/>
          <w:bCs w:val="1"/>
          <w:rtl w:val="0"/>
        </w:rPr>
        <w:t xml:space="preserve">7</w:t>
      </w:r>
      <w:r w:rsidDel="00000000" w:rsidR="00000000" w:rsidRPr="00000000">
        <w:rPr>
          <w:rFonts w:ascii="Arial" w:cs="Arial" w:eastAsia="Arial" w:hAnsi="Arial"/>
          <w:b w:val="1"/>
          <w:bCs w:val="1"/>
          <w:sz w:val="20"/>
          <w:szCs w:val="20"/>
          <w:rtl w:val="0"/>
        </w:rPr>
        <w:t xml:space="preserve">. [For people </w:t>
      </w:r>
      <w:r w:rsidDel="00000000" w:rsidR="00000000" w:rsidRPr="00000000">
        <w:rPr>
          <w:b w:val="1"/>
          <w:bCs w:val="1"/>
          <w:rtl w:val="0"/>
        </w:rPr>
        <w:t xml:space="preserve">who say that there’s gang presence] </w:t>
      </w:r>
      <w:r w:rsidDel="00000000" w:rsidR="00000000" w:rsidRPr="00000000">
        <w:rPr>
          <w:rFonts w:ascii="Arial" w:cs="Arial" w:eastAsia="Arial" w:hAnsi="Arial"/>
          <w:sz w:val="20"/>
          <w:szCs w:val="20"/>
          <w:rtl w:val="0"/>
        </w:rPr>
        <w:t xml:space="preserve">Some people say that this gang is a menace to your neighborhood, whereas other people say that the gang protects and defends the neighborhood. Which is closer to your view?</w:t>
      </w:r>
      <w:r w:rsidDel="00000000" w:rsidR="00000000" w:rsidRPr="00000000">
        <w:rPr>
          <w:rtl w:val="0"/>
        </w:rPr>
      </w:r>
    </w:p>
    <w:p w:rsidR="00000000" w:rsidDel="00000000" w:rsidP="00000000" w:rsidRDefault="00000000" w:rsidRPr="00000000" w14:paraId="0000006B">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indicated a gang or megabanda operates in their neighborhood in Q5.]</w:t>
      </w:r>
      <w:r w:rsidDel="00000000" w:rsidR="00000000" w:rsidRPr="00000000">
        <w:rPr>
          <w:rtl w:val="0"/>
        </w:rPr>
      </w:r>
    </w:p>
    <w:p w:rsidR="00000000" w:rsidDel="00000000" w:rsidP="00000000" w:rsidRDefault="00000000" w:rsidRPr="00000000" w14:paraId="0000006C">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Menace</w:t>
      </w:r>
      <w:r w:rsidDel="00000000" w:rsidR="00000000" w:rsidRPr="00000000">
        <w:rPr>
          <w:rtl w:val="0"/>
        </w:rPr>
      </w:r>
    </w:p>
    <w:p w:rsidR="00000000" w:rsidDel="00000000" w:rsidP="00000000" w:rsidRDefault="00000000" w:rsidRPr="00000000" w14:paraId="0000006D">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Protects and defends</w:t>
      </w:r>
      <w:r w:rsidDel="00000000" w:rsidR="00000000" w:rsidRPr="00000000">
        <w:rPr>
          <w:rtl w:val="0"/>
        </w:rPr>
      </w:r>
    </w:p>
    <w:p w:rsidR="00000000" w:rsidDel="00000000" w:rsidP="00000000" w:rsidRDefault="00000000" w:rsidRPr="00000000" w14:paraId="0000006E">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little of both</w:t>
      </w:r>
      <w:r w:rsidDel="00000000" w:rsidR="00000000" w:rsidRPr="00000000">
        <w:rPr>
          <w:rtl w:val="0"/>
        </w:rPr>
      </w:r>
    </w:p>
    <w:p w:rsidR="00000000" w:rsidDel="00000000" w:rsidP="00000000" w:rsidRDefault="00000000" w:rsidRPr="00000000" w14:paraId="0000006F">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7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71">
      <w:pPr>
        <w:spacing w:after="60" w:before="120" w:lineRule="auto"/>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sz w:val="20"/>
          <w:szCs w:val="20"/>
          <w:rtl w:val="0"/>
        </w:rPr>
        <w:t xml:space="preserve">How much do you agree or disagree with the following statement: </w:t>
      </w:r>
      <w:sdt>
        <w:sdtPr>
          <w:id w:val="190604102"/>
          <w:tag w:val="goog_rdk_72"/>
        </w:sdtPr>
        <w:sdtContent>
          <w:commentRangeStart w:id="2"/>
        </w:sdtContent>
      </w:sdt>
      <w:r w:rsidDel="00000000" w:rsidR="00000000" w:rsidRPr="00000000">
        <w:rPr>
          <w:rFonts w:ascii="Arial" w:cs="Arial" w:eastAsia="Arial" w:hAnsi="Arial"/>
          <w:sz w:val="20"/>
          <w:szCs w:val="20"/>
          <w:rtl w:val="0"/>
        </w:rPr>
        <w:t xml:space="preserve">Crime has declined in the past five years.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2">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073">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074">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075">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076">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077">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78">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7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7A">
      <w:pPr>
        <w:spacing w:after="60" w:before="120" w:lineRule="auto"/>
        <w:rPr/>
      </w:pPr>
      <w:r w:rsidDel="00000000" w:rsidR="00000000" w:rsidRPr="00000000">
        <w:rPr>
          <w:rFonts w:ascii="Arial" w:cs="Arial" w:eastAsia="Arial" w:hAnsi="Arial"/>
          <w:b w:val="1"/>
          <w:bCs w:val="1"/>
          <w:sz w:val="20"/>
          <w:szCs w:val="20"/>
          <w:rtl w:val="0"/>
        </w:rPr>
        <w:t xml:space="preserve">9. </w:t>
      </w:r>
      <w:r w:rsidDel="00000000" w:rsidR="00000000" w:rsidRPr="00000000">
        <w:rPr>
          <w:rFonts w:ascii="Arial" w:cs="Arial" w:eastAsia="Arial" w:hAnsi="Arial"/>
          <w:sz w:val="20"/>
          <w:szCs w:val="20"/>
          <w:rtl w:val="0"/>
        </w:rPr>
        <w:t xml:space="preserve">How much do you agree or disagree with the following statement: I feel safer when I leave my house now than I did five years ago.</w:t>
      </w:r>
      <w:r w:rsidDel="00000000" w:rsidR="00000000" w:rsidRPr="00000000">
        <w:rPr>
          <w:rtl w:val="0"/>
        </w:rPr>
      </w:r>
    </w:p>
    <w:p w:rsidR="00000000" w:rsidDel="00000000" w:rsidP="00000000" w:rsidRDefault="00000000" w:rsidRPr="00000000" w14:paraId="0000007B">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07C">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07D">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07E">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07F">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080">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81">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82">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83">
      <w:pPr>
        <w:spacing w:after="60" w:before="120" w:lineRule="auto"/>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While experts agree the homicide rate has declined approximately 50% over the past ten years, there is no consensus on why. Which of the following do you see as a major contributing factor? Select all that apply.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mallCaps w:val="1"/>
                <w:color w:val="333333"/>
                <w:sz w:val="18"/>
                <w:szCs w:val="18"/>
                <w:rtl w:val="0"/>
              </w:rPr>
              <w:t xml:space="preserve">READ OPTIONS ALOUD. CHECK ALL THAT APPLY.</w:t>
            </w:r>
            <w:r w:rsidDel="00000000" w:rsidR="00000000" w:rsidRPr="00000000">
              <w:rPr>
                <w:rtl w:val="0"/>
              </w:rPr>
            </w:r>
          </w:p>
        </w:tc>
      </w:tr>
    </w:tbl>
    <w:p w:rsidR="00000000" w:rsidDel="00000000" w:rsidP="00000000" w:rsidRDefault="00000000" w:rsidRPr="00000000" w14:paraId="00000085">
      <w:pPr>
        <w:spacing w:after="40" w:before="40" w:lineRule="auto"/>
        <w:ind w:left="720" w:firstLine="0"/>
        <w:rPr/>
      </w:pPr>
      <w:r w:rsidDel="00000000" w:rsidR="00000000" w:rsidRPr="00000000">
        <w:rPr>
          <w:rFonts w:ascii="Arial" w:cs="Arial" w:eastAsia="Arial" w:hAnsi="Arial"/>
          <w:sz w:val="20"/>
          <w:szCs w:val="20"/>
          <w:rtl w:val="0"/>
        </w:rPr>
        <w:t xml:space="preserve">☐  Reduced poverty</w:t>
      </w:r>
      <w:r w:rsidDel="00000000" w:rsidR="00000000" w:rsidRPr="00000000">
        <w:rPr>
          <w:rtl w:val="0"/>
        </w:rPr>
      </w:r>
    </w:p>
    <w:p w:rsidR="00000000" w:rsidDel="00000000" w:rsidP="00000000" w:rsidRDefault="00000000" w:rsidRPr="00000000" w14:paraId="00000086">
      <w:pPr>
        <w:spacing w:after="40" w:before="40" w:lineRule="auto"/>
        <w:ind w:left="720" w:firstLine="0"/>
        <w:rPr/>
      </w:pPr>
      <w:r w:rsidDel="00000000" w:rsidR="00000000" w:rsidRPr="00000000">
        <w:rPr>
          <w:rFonts w:ascii="Arial" w:cs="Arial" w:eastAsia="Arial" w:hAnsi="Arial"/>
          <w:sz w:val="20"/>
          <w:szCs w:val="20"/>
          <w:rtl w:val="0"/>
        </w:rPr>
        <w:t xml:space="preserve">☐  Mano dura: the government took a heavy-handed approach (e.g., OLP, FAES)</w:t>
      </w:r>
      <w:r w:rsidDel="00000000" w:rsidR="00000000" w:rsidRPr="00000000">
        <w:rPr>
          <w:rtl w:val="0"/>
        </w:rPr>
      </w:r>
    </w:p>
    <w:p w:rsidR="00000000" w:rsidDel="00000000" w:rsidP="00000000" w:rsidRDefault="00000000" w:rsidRPr="00000000" w14:paraId="00000087">
      <w:pPr>
        <w:spacing w:after="40" w:before="40" w:lineRule="auto"/>
        <w:ind w:left="720" w:firstLine="0"/>
        <w:rPr/>
      </w:pPr>
      <w:r w:rsidDel="00000000" w:rsidR="00000000" w:rsidRPr="00000000">
        <w:rPr>
          <w:rFonts w:ascii="Arial" w:cs="Arial" w:eastAsia="Arial" w:hAnsi="Arial"/>
          <w:sz w:val="20"/>
          <w:szCs w:val="20"/>
          <w:rtl w:val="0"/>
        </w:rPr>
        <w:t xml:space="preserve">☐  Emigration of criminals</w:t>
      </w:r>
      <w:r w:rsidDel="00000000" w:rsidR="00000000" w:rsidRPr="00000000">
        <w:rPr>
          <w:rtl w:val="0"/>
        </w:rPr>
      </w:r>
    </w:p>
    <w:p w:rsidR="00000000" w:rsidDel="00000000" w:rsidP="00000000" w:rsidRDefault="00000000" w:rsidRPr="00000000" w14:paraId="00000088">
      <w:pPr>
        <w:spacing w:after="40" w:before="40" w:lineRule="auto"/>
        <w:ind w:left="720" w:firstLine="0"/>
        <w:rPr/>
      </w:pPr>
      <w:r w:rsidDel="00000000" w:rsidR="00000000" w:rsidRPr="00000000">
        <w:rPr>
          <w:rFonts w:ascii="Arial" w:cs="Arial" w:eastAsia="Arial" w:hAnsi="Arial"/>
          <w:sz w:val="20"/>
          <w:szCs w:val="20"/>
          <w:rtl w:val="0"/>
        </w:rPr>
        <w:t xml:space="preserve">☐  Community policing</w:t>
      </w:r>
      <w:r w:rsidDel="00000000" w:rsidR="00000000" w:rsidRPr="00000000">
        <w:rPr>
          <w:rtl w:val="0"/>
        </w:rPr>
      </w:r>
    </w:p>
    <w:p w:rsidR="00000000" w:rsidDel="00000000" w:rsidP="00000000" w:rsidRDefault="00000000" w:rsidRPr="00000000" w14:paraId="00000089">
      <w:pPr>
        <w:spacing w:after="40" w:before="40" w:lineRule="auto"/>
        <w:ind w:left="720" w:firstLine="0"/>
        <w:rPr/>
      </w:pPr>
      <w:r w:rsidDel="00000000" w:rsidR="00000000" w:rsidRPr="00000000">
        <w:rPr>
          <w:rFonts w:ascii="Arial" w:cs="Arial" w:eastAsia="Arial" w:hAnsi="Arial"/>
          <w:sz w:val="20"/>
          <w:szCs w:val="20"/>
          <w:rtl w:val="0"/>
        </w:rPr>
        <w:t xml:space="preserve">☐  Consolidation of small gangs into megabandas</w:t>
      </w:r>
      <w:r w:rsidDel="00000000" w:rsidR="00000000" w:rsidRPr="00000000">
        <w:rPr>
          <w:rtl w:val="0"/>
        </w:rPr>
      </w:r>
    </w:p>
    <w:p w:rsidR="00000000" w:rsidDel="00000000" w:rsidP="00000000" w:rsidRDefault="00000000" w:rsidRPr="00000000" w14:paraId="0000008A">
      <w:pPr>
        <w:spacing w:after="40" w:before="40" w:lineRule="auto"/>
        <w:ind w:left="720" w:firstLine="0"/>
        <w:rPr/>
      </w:pPr>
      <w:r w:rsidDel="00000000" w:rsidR="00000000" w:rsidRPr="00000000">
        <w:rPr>
          <w:rFonts w:ascii="Arial" w:cs="Arial" w:eastAsia="Arial" w:hAnsi="Arial"/>
          <w:sz w:val="20"/>
          <w:szCs w:val="20"/>
          <w:rtl w:val="0"/>
        </w:rPr>
        <w:t xml:space="preserve">☐  Zonas de paz policies</w:t>
      </w:r>
      <w:r w:rsidDel="00000000" w:rsidR="00000000" w:rsidRPr="00000000">
        <w:rPr>
          <w:rtl w:val="0"/>
        </w:rPr>
      </w:r>
    </w:p>
    <w:p w:rsidR="00000000" w:rsidDel="00000000" w:rsidP="00000000" w:rsidRDefault="00000000" w:rsidRPr="00000000" w14:paraId="0000008B">
      <w:pPr>
        <w:spacing w:after="40" w:before="40" w:lineRule="auto"/>
        <w:ind w:left="720" w:firstLine="0"/>
        <w:rPr/>
      </w:pPr>
      <w:r w:rsidDel="00000000" w:rsidR="00000000" w:rsidRPr="00000000">
        <w:rPr>
          <w:rFonts w:ascii="Arial" w:cs="Arial" w:eastAsia="Arial" w:hAnsi="Arial"/>
          <w:sz w:val="20"/>
          <w:szCs w:val="20"/>
          <w:rtl w:val="0"/>
        </w:rPr>
        <w:t xml:space="preserve">☐  Family values have been recovered</w:t>
      </w:r>
      <w:r w:rsidDel="00000000" w:rsidR="00000000" w:rsidRPr="00000000">
        <w:rPr>
          <w:rtl w:val="0"/>
        </w:rPr>
      </w:r>
    </w:p>
    <w:p w:rsidR="00000000" w:rsidDel="00000000" w:rsidP="00000000" w:rsidRDefault="00000000" w:rsidRPr="00000000" w14:paraId="0000008C">
      <w:pPr>
        <w:spacing w:after="40" w:before="40" w:lineRule="auto"/>
        <w:ind w:left="720" w:firstLine="0"/>
        <w:rPr/>
      </w:pPr>
      <w:r w:rsidDel="00000000" w:rsidR="00000000" w:rsidRPr="00000000">
        <w:rPr>
          <w:rFonts w:ascii="Arial" w:cs="Arial" w:eastAsia="Arial" w:hAnsi="Arial"/>
          <w:sz w:val="20"/>
          <w:szCs w:val="20"/>
          <w:rtl w:val="0"/>
        </w:rPr>
        <w:t xml:space="preserve">☐  Economic recovery</w:t>
      </w:r>
      <w:r w:rsidDel="00000000" w:rsidR="00000000" w:rsidRPr="00000000">
        <w:rPr>
          <w:rtl w:val="0"/>
        </w:rPr>
      </w:r>
    </w:p>
    <w:p w:rsidR="00000000" w:rsidDel="00000000" w:rsidP="00000000" w:rsidRDefault="00000000" w:rsidRPr="00000000" w14:paraId="0000008D">
      <w:pPr>
        <w:spacing w:after="40" w:before="40" w:lineRule="auto"/>
        <w:ind w:left="720" w:firstLine="0"/>
        <w:rPr/>
      </w:pPr>
      <w:r w:rsidDel="00000000" w:rsidR="00000000" w:rsidRPr="00000000">
        <w:rPr>
          <w:rFonts w:ascii="Arial" w:cs="Arial" w:eastAsia="Arial" w:hAnsi="Arial"/>
          <w:sz w:val="20"/>
          <w:szCs w:val="20"/>
          <w:rtl w:val="0"/>
        </w:rPr>
        <w:t xml:space="preserve">☐  I do not believe homicide rates have declined</w:t>
      </w:r>
      <w:r w:rsidDel="00000000" w:rsidR="00000000" w:rsidRPr="00000000">
        <w:rPr>
          <w:rtl w:val="0"/>
        </w:rPr>
      </w:r>
    </w:p>
    <w:p w:rsidR="00000000" w:rsidDel="00000000" w:rsidP="00000000" w:rsidRDefault="00000000" w:rsidRPr="00000000" w14:paraId="0000008E">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8F">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90">
      <w:pPr>
        <w:spacing w:after="60" w:before="120" w:lineRule="auto"/>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How much do you agree or disagree with the following statement: The Metropolitan Police (Policía Metropolitana) should be reinstated.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mallCaps w:val="1"/>
                <w:color w:val="333333"/>
                <w:sz w:val="18"/>
                <w:szCs w:val="18"/>
                <w:rtl w:val="0"/>
              </w:rPr>
              <w:t xml:space="preserve">ASK ONLY IN CARACAS SAMPLE.</w:t>
            </w:r>
            <w:r w:rsidDel="00000000" w:rsidR="00000000" w:rsidRPr="00000000">
              <w:rPr>
                <w:rtl w:val="0"/>
              </w:rPr>
            </w:r>
          </w:p>
        </w:tc>
      </w:tr>
    </w:tbl>
    <w:p w:rsidR="00000000" w:rsidDel="00000000" w:rsidP="00000000" w:rsidRDefault="00000000" w:rsidRPr="00000000" w14:paraId="00000092">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093">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094">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095">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096">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097">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98">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9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9A">
      <w:pPr>
        <w:spacing w:after="60" w:before="120" w:lineRule="auto"/>
        <w:rPr/>
      </w:pPr>
      <w:r w:rsidDel="00000000" w:rsidR="00000000" w:rsidRPr="00000000">
        <w:rPr>
          <w:rFonts w:ascii="Arial" w:cs="Arial" w:eastAsia="Arial" w:hAnsi="Arial"/>
          <w:b w:val="1"/>
          <w:bCs w:val="1"/>
          <w:sz w:val="20"/>
          <w:szCs w:val="20"/>
          <w:rtl w:val="0"/>
        </w:rPr>
        <w:t xml:space="preserve">12. </w:t>
      </w:r>
      <w:r w:rsidDel="00000000" w:rsidR="00000000" w:rsidRPr="00000000">
        <w:rPr>
          <w:rFonts w:ascii="Arial" w:cs="Arial" w:eastAsia="Arial" w:hAnsi="Arial"/>
          <w:sz w:val="20"/>
          <w:szCs w:val="20"/>
          <w:rtl w:val="0"/>
        </w:rPr>
        <w:t xml:space="preserve">Which of the following do you consider the primary cause of crime in Venezuela?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mallCaps w:val="1"/>
                <w:color w:val="333333"/>
                <w:sz w:val="18"/>
                <w:szCs w:val="18"/>
                <w:rtl w:val="0"/>
              </w:rPr>
              <w:t xml:space="preserve">READ OPTIONS ALOUD. MARK ONLY ONE ANSWER.</w:t>
            </w:r>
            <w:r w:rsidDel="00000000" w:rsidR="00000000" w:rsidRPr="00000000">
              <w:rPr>
                <w:rtl w:val="0"/>
              </w:rPr>
            </w:r>
          </w:p>
        </w:tc>
      </w:tr>
    </w:tbl>
    <w:p w:rsidR="00000000" w:rsidDel="00000000" w:rsidP="00000000" w:rsidRDefault="00000000" w:rsidRPr="00000000" w14:paraId="0000009C">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Decline of the family</w:t>
      </w:r>
      <w:r w:rsidDel="00000000" w:rsidR="00000000" w:rsidRPr="00000000">
        <w:rPr>
          <w:rtl w:val="0"/>
        </w:rPr>
      </w:r>
    </w:p>
    <w:p w:rsidR="00000000" w:rsidDel="00000000" w:rsidP="00000000" w:rsidRDefault="00000000" w:rsidRPr="00000000" w14:paraId="0000009D">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Lack of employment</w:t>
      </w:r>
      <w:r w:rsidDel="00000000" w:rsidR="00000000" w:rsidRPr="00000000">
        <w:rPr>
          <w:rtl w:val="0"/>
        </w:rPr>
      </w:r>
    </w:p>
    <w:p w:rsidR="00000000" w:rsidDel="00000000" w:rsidP="00000000" w:rsidRDefault="00000000" w:rsidRPr="00000000" w14:paraId="0000009E">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Lack of education</w:t>
      </w:r>
      <w:r w:rsidDel="00000000" w:rsidR="00000000" w:rsidRPr="00000000">
        <w:rPr>
          <w:rtl w:val="0"/>
        </w:rPr>
      </w:r>
    </w:p>
    <w:p w:rsidR="00000000" w:rsidDel="00000000" w:rsidP="00000000" w:rsidRDefault="00000000" w:rsidRPr="00000000" w14:paraId="0000009F">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 economic crisis</w:t>
      </w:r>
      <w:r w:rsidDel="00000000" w:rsidR="00000000" w:rsidRPr="00000000">
        <w:rPr>
          <w:rtl w:val="0"/>
        </w:rPr>
      </w:r>
    </w:p>
    <w:p w:rsidR="00000000" w:rsidDel="00000000" w:rsidP="00000000" w:rsidRDefault="00000000" w:rsidRPr="00000000" w14:paraId="000000A0">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Ineffective government</w:t>
      </w:r>
      <w:r w:rsidDel="00000000" w:rsidR="00000000" w:rsidRPr="00000000">
        <w:rPr>
          <w:rtl w:val="0"/>
        </w:rPr>
      </w:r>
    </w:p>
    <w:p w:rsidR="00000000" w:rsidDel="00000000" w:rsidP="00000000" w:rsidRDefault="00000000" w:rsidRPr="00000000" w14:paraId="000000A1">
      <w:pPr>
        <w:spacing w:after="40" w:before="40" w:lineRule="auto"/>
        <w:ind w:left="720" w:firstLine="0"/>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Drug consumption</w:t>
      </w:r>
      <w:r w:rsidDel="00000000" w:rsidR="00000000" w:rsidRPr="00000000">
        <w:rPr>
          <w:rtl w:val="0"/>
        </w:rPr>
      </w:r>
    </w:p>
    <w:p w:rsidR="00000000" w:rsidDel="00000000" w:rsidP="00000000" w:rsidRDefault="00000000" w:rsidRPr="00000000" w14:paraId="000000A2">
      <w:pPr>
        <w:spacing w:after="40" w:before="40" w:lineRule="auto"/>
        <w:ind w:left="720" w:firstLine="0"/>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sz w:val="20"/>
          <w:szCs w:val="20"/>
          <w:rtl w:val="0"/>
        </w:rPr>
        <w:t xml:space="preserve">Police corruption</w:t>
      </w:r>
      <w:r w:rsidDel="00000000" w:rsidR="00000000" w:rsidRPr="00000000">
        <w:rPr>
          <w:rtl w:val="0"/>
        </w:rPr>
      </w:r>
    </w:p>
    <w:p w:rsidR="00000000" w:rsidDel="00000000" w:rsidP="00000000" w:rsidRDefault="00000000" w:rsidRPr="00000000" w14:paraId="000000A3">
      <w:pPr>
        <w:spacing w:after="40" w:before="40" w:lineRule="auto"/>
        <w:ind w:left="720" w:firstLine="0"/>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sz w:val="20"/>
          <w:szCs w:val="20"/>
          <w:rtl w:val="0"/>
        </w:rPr>
        <w:t xml:space="preserve">Inefficient criminal justice system</w:t>
      </w:r>
      <w:r w:rsidDel="00000000" w:rsidR="00000000" w:rsidRPr="00000000">
        <w:rPr>
          <w:rtl w:val="0"/>
        </w:rPr>
      </w:r>
    </w:p>
    <w:p w:rsidR="00000000" w:rsidDel="00000000" w:rsidP="00000000" w:rsidRDefault="00000000" w:rsidRPr="00000000" w14:paraId="000000A4">
      <w:pPr>
        <w:spacing w:after="40" w:before="40" w:lineRule="auto"/>
        <w:ind w:left="720" w:firstLine="0"/>
        <w:rPr/>
      </w:pPr>
      <w:r w:rsidDel="00000000" w:rsidR="00000000" w:rsidRPr="00000000">
        <w:rPr>
          <w:rFonts w:ascii="Arial" w:cs="Arial" w:eastAsia="Arial" w:hAnsi="Arial"/>
          <w:b w:val="1"/>
          <w:bCs w:val="1"/>
          <w:sz w:val="20"/>
          <w:szCs w:val="20"/>
          <w:rtl w:val="0"/>
        </w:rPr>
        <w:t xml:space="preserve">(9)  </w:t>
      </w:r>
      <w:r w:rsidDel="00000000" w:rsidR="00000000" w:rsidRPr="00000000">
        <w:rPr>
          <w:rFonts w:ascii="Arial" w:cs="Arial" w:eastAsia="Arial" w:hAnsi="Arial"/>
          <w:sz w:val="20"/>
          <w:szCs w:val="20"/>
          <w:rtl w:val="0"/>
        </w:rPr>
        <w:t xml:space="preserve">Poverty</w:t>
      </w:r>
      <w:r w:rsidDel="00000000" w:rsidR="00000000" w:rsidRPr="00000000">
        <w:rPr>
          <w:rtl w:val="0"/>
        </w:rPr>
      </w:r>
    </w:p>
    <w:p w:rsidR="00000000" w:rsidDel="00000000" w:rsidP="00000000" w:rsidRDefault="00000000" w:rsidRPr="00000000" w14:paraId="000000A5">
      <w:pPr>
        <w:spacing w:after="40" w:before="40" w:lineRule="auto"/>
        <w:ind w:left="720" w:firstLine="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Deficient policing</w:t>
      </w:r>
      <w:r w:rsidDel="00000000" w:rsidR="00000000" w:rsidRPr="00000000">
        <w:rPr>
          <w:rtl w:val="0"/>
        </w:rPr>
      </w:r>
    </w:p>
    <w:p w:rsidR="00000000" w:rsidDel="00000000" w:rsidP="00000000" w:rsidRDefault="00000000" w:rsidRPr="00000000" w14:paraId="000000A6">
      <w:pPr>
        <w:spacing w:after="40" w:before="40" w:lineRule="auto"/>
        <w:ind w:left="720" w:firstLine="0"/>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Teenage pregnancy</w:t>
      </w:r>
      <w:r w:rsidDel="00000000" w:rsidR="00000000" w:rsidRPr="00000000">
        <w:rPr>
          <w:rtl w:val="0"/>
        </w:rPr>
      </w:r>
    </w:p>
    <w:p w:rsidR="00000000" w:rsidDel="00000000" w:rsidP="00000000" w:rsidRDefault="00000000" w:rsidRPr="00000000" w14:paraId="000000A7">
      <w:pPr>
        <w:spacing w:after="40" w:before="40" w:lineRule="auto"/>
        <w:ind w:left="720" w:firstLine="0"/>
        <w:rPr/>
      </w:pPr>
      <w:r w:rsidDel="00000000" w:rsidR="00000000" w:rsidRPr="00000000">
        <w:rPr>
          <w:rFonts w:ascii="Arial" w:cs="Arial" w:eastAsia="Arial" w:hAnsi="Arial"/>
          <w:b w:val="1"/>
          <w:bCs w:val="1"/>
          <w:sz w:val="20"/>
          <w:szCs w:val="20"/>
          <w:rtl w:val="0"/>
        </w:rPr>
        <w:t xml:space="preserve">(12)  </w:t>
      </w:r>
      <w:r w:rsidDel="00000000" w:rsidR="00000000" w:rsidRPr="00000000">
        <w:rPr>
          <w:rFonts w:ascii="Arial" w:cs="Arial" w:eastAsia="Arial" w:hAnsi="Arial"/>
          <w:sz w:val="20"/>
          <w:szCs w:val="20"/>
          <w:rtl w:val="0"/>
        </w:rPr>
        <w:t xml:space="preserve">Other — specify: ________________</w:t>
      </w:r>
      <w:r w:rsidDel="00000000" w:rsidR="00000000" w:rsidRPr="00000000">
        <w:rPr>
          <w:rtl w:val="0"/>
        </w:rPr>
      </w:r>
    </w:p>
    <w:p w:rsidR="00000000" w:rsidDel="00000000" w:rsidP="00000000" w:rsidRDefault="00000000" w:rsidRPr="00000000" w14:paraId="000000A8">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A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AA">
      <w:pPr>
        <w:spacing w:after="60" w:before="120" w:lineRule="auto"/>
        <w:rPr/>
      </w:pPr>
      <w:r w:rsidDel="00000000" w:rsidR="00000000" w:rsidRPr="00000000">
        <w:rPr>
          <w:rFonts w:ascii="Arial" w:cs="Arial" w:eastAsia="Arial" w:hAnsi="Arial"/>
          <w:b w:val="1"/>
          <w:bCs w:val="1"/>
          <w:sz w:val="20"/>
          <w:szCs w:val="20"/>
          <w:rtl w:val="0"/>
        </w:rPr>
        <w:t xml:space="preserve">13. </w:t>
      </w:r>
      <w:r w:rsidDel="00000000" w:rsidR="00000000" w:rsidRPr="00000000">
        <w:rPr>
          <w:rFonts w:ascii="Arial" w:cs="Arial" w:eastAsia="Arial" w:hAnsi="Arial"/>
          <w:sz w:val="20"/>
          <w:szCs w:val="20"/>
          <w:rtl w:val="0"/>
        </w:rPr>
        <w:t xml:space="preserve">In which of the following situations do you believe it is justified for a police officer to use physical force against a citizen?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AB">
            <w:pPr>
              <w:rPr/>
            </w:pPr>
            <w:sdt>
              <w:sdtPr>
                <w:id w:val="-240836830"/>
                <w:tag w:val="goog_rdk_73"/>
              </w:sdtPr>
              <w:sdtContent>
                <w:commentRangeStart w:id="3"/>
              </w:sdtContent>
            </w:sdt>
            <w:r w:rsidDel="00000000" w:rsidR="00000000" w:rsidRPr="00000000">
              <w:rPr>
                <w:b w:val="1"/>
                <w:bCs w:val="1"/>
                <w:smallCaps w:val="1"/>
                <w:color w:val="333333"/>
                <w:sz w:val="18"/>
                <w:szCs w:val="18"/>
                <w:rtl w:val="0"/>
              </w:rPr>
              <w:t xml:space="preserve">RANDOMIZE IN PART B (SURVEY EXPERIMENT) </w:t>
            </w:r>
            <w:r w:rsidDel="00000000" w:rsidR="00000000" w:rsidRPr="00000000">
              <w:rPr>
                <w:rFonts w:ascii="Arial" w:cs="Arial" w:eastAsia="Arial" w:hAnsi="Arial"/>
                <w:b w:val="1"/>
                <w:bCs w:val="1"/>
                <w:smallCaps w:val="1"/>
                <w:color w:val="333333"/>
                <w:sz w:val="18"/>
                <w:szCs w:val="18"/>
                <w:rtl w:val="0"/>
              </w:rPr>
              <w:t xml:space="preserve">READ EACH SITUATION ALOUD. RECORD SÍ/NO FOR EACH ROW.</w:t>
            </w:r>
            <w:r w:rsidDel="00000000" w:rsidR="00000000" w:rsidRPr="00000000">
              <w:rPr>
                <w:rtl w:val="0"/>
              </w:rPr>
            </w:r>
          </w:p>
        </w:tc>
      </w:tr>
    </w:tbl>
    <w:p w:rsidR="00000000" w:rsidDel="00000000" w:rsidP="00000000" w:rsidRDefault="00000000" w:rsidRPr="00000000" w14:paraId="000000AC">
      <w:pPr>
        <w:spacing w:after="60" w:lineRule="auto"/>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D">
      <w:pPr>
        <w:spacing w:after="40" w:before="60" w:lineRule="auto"/>
        <w:ind w:left="480" w:firstLine="0"/>
        <w:rPr/>
      </w:pPr>
      <w:r w:rsidDel="00000000" w:rsidR="00000000" w:rsidRPr="00000000">
        <w:rPr>
          <w:rFonts w:ascii="Arial" w:cs="Arial" w:eastAsia="Arial" w:hAnsi="Arial"/>
          <w:sz w:val="20"/>
          <w:szCs w:val="20"/>
          <w:rtl w:val="0"/>
        </w:rPr>
        <w:t xml:space="preserve">A.  When the citizen resists arrest</w:t>
      </w:r>
      <w:r w:rsidDel="00000000" w:rsidR="00000000" w:rsidRPr="00000000">
        <w:rPr>
          <w:rFonts w:ascii="Courier New" w:cs="Courier New" w:eastAsia="Courier New" w:hAnsi="Courier New"/>
          <w:sz w:val="20"/>
          <w:szCs w:val="20"/>
          <w:rtl w:val="0"/>
        </w:rPr>
        <w:t xml:space="preserve">          Yes ___    No ___</w:t>
      </w:r>
      <w:r w:rsidDel="00000000" w:rsidR="00000000" w:rsidRPr="00000000">
        <w:rPr>
          <w:rtl w:val="0"/>
        </w:rPr>
      </w:r>
    </w:p>
    <w:p w:rsidR="00000000" w:rsidDel="00000000" w:rsidP="00000000" w:rsidRDefault="00000000" w:rsidRPr="00000000" w14:paraId="000000AE">
      <w:pPr>
        <w:spacing w:after="40" w:before="60" w:lineRule="auto"/>
        <w:ind w:left="480" w:firstLine="0"/>
        <w:rPr/>
      </w:pPr>
      <w:r w:rsidDel="00000000" w:rsidR="00000000" w:rsidRPr="00000000">
        <w:rPr>
          <w:rFonts w:ascii="Arial" w:cs="Arial" w:eastAsia="Arial" w:hAnsi="Arial"/>
          <w:sz w:val="20"/>
          <w:szCs w:val="20"/>
          <w:rtl w:val="0"/>
        </w:rPr>
        <w:t xml:space="preserve">B.  When the officer knows the citizen committed a crime</w:t>
      </w:r>
      <w:r w:rsidDel="00000000" w:rsidR="00000000" w:rsidRPr="00000000">
        <w:rPr>
          <w:rtl w:val="0"/>
        </w:rPr>
        <w:t xml:space="preserve"> </w:t>
      </w:r>
      <w:r w:rsidDel="00000000" w:rsidR="00000000" w:rsidRPr="00000000">
        <w:rPr>
          <w:rFonts w:ascii="Arial" w:cs="Arial" w:eastAsia="Arial" w:hAnsi="Arial"/>
          <w:sz w:val="20"/>
          <w:szCs w:val="20"/>
          <w:rtl w:val="0"/>
        </w:rPr>
        <w:t xml:space="preserve">[</w:t>
      </w:r>
      <w:r w:rsidDel="00000000" w:rsidR="00000000" w:rsidRPr="00000000">
        <w:rPr>
          <w:rtl w:val="0"/>
        </w:rPr>
        <w:t xml:space="preserve">GROUP A: but the judge will let him go] [GROUP B: but the judge is harsh]</w:t>
      </w:r>
      <w:r w:rsidDel="00000000" w:rsidR="00000000" w:rsidRPr="00000000">
        <w:rPr>
          <w:rFonts w:ascii="Courier New" w:cs="Courier New" w:eastAsia="Courier New" w:hAnsi="Courier New"/>
          <w:sz w:val="20"/>
          <w:szCs w:val="20"/>
          <w:rtl w:val="0"/>
        </w:rPr>
        <w:t xml:space="preserve">          Yes ___    No ___</w:t>
      </w:r>
      <w:r w:rsidDel="00000000" w:rsidR="00000000" w:rsidRPr="00000000">
        <w:rPr>
          <w:rtl w:val="0"/>
        </w:rPr>
      </w:r>
    </w:p>
    <w:p w:rsidR="00000000" w:rsidDel="00000000" w:rsidP="00000000" w:rsidRDefault="00000000" w:rsidRPr="00000000" w14:paraId="000000AF">
      <w:pPr>
        <w:spacing w:after="40" w:before="60" w:lineRule="auto"/>
        <w:ind w:left="480" w:firstLine="0"/>
        <w:rPr/>
      </w:pPr>
      <w:r w:rsidDel="00000000" w:rsidR="00000000" w:rsidRPr="00000000">
        <w:rPr>
          <w:rFonts w:ascii="Arial" w:cs="Arial" w:eastAsia="Arial" w:hAnsi="Arial"/>
          <w:sz w:val="20"/>
          <w:szCs w:val="20"/>
          <w:rtl w:val="0"/>
        </w:rPr>
        <w:t xml:space="preserve">C.  When the lives of other citizens are at risk</w:t>
      </w:r>
      <w:r w:rsidDel="00000000" w:rsidR="00000000" w:rsidRPr="00000000">
        <w:rPr>
          <w:rFonts w:ascii="Courier New" w:cs="Courier New" w:eastAsia="Courier New" w:hAnsi="Courier New"/>
          <w:sz w:val="20"/>
          <w:szCs w:val="20"/>
          <w:rtl w:val="0"/>
        </w:rPr>
        <w:t xml:space="preserve">          Yes ___    No ___</w:t>
      </w:r>
      <w:r w:rsidDel="00000000" w:rsidR="00000000" w:rsidRPr="00000000">
        <w:rPr>
          <w:rtl w:val="0"/>
        </w:rPr>
      </w:r>
    </w:p>
    <w:p w:rsidR="00000000" w:rsidDel="00000000" w:rsidP="00000000" w:rsidRDefault="00000000" w:rsidRPr="00000000" w14:paraId="000000B0">
      <w:pPr>
        <w:spacing w:after="40" w:before="60" w:lineRule="auto"/>
        <w:ind w:left="480" w:firstLine="0"/>
        <w:rPr/>
      </w:pPr>
      <w:r w:rsidDel="00000000" w:rsidR="00000000" w:rsidRPr="00000000">
        <w:rPr>
          <w:rFonts w:ascii="Arial" w:cs="Arial" w:eastAsia="Arial" w:hAnsi="Arial"/>
          <w:sz w:val="20"/>
          <w:szCs w:val="20"/>
          <w:rtl w:val="0"/>
        </w:rPr>
        <w:t xml:space="preserve">D.  When the citizen is known to belong to a criminal gang or colectivo</w:t>
      </w:r>
      <w:r w:rsidDel="00000000" w:rsidR="00000000" w:rsidRPr="00000000">
        <w:rPr>
          <w:rFonts w:ascii="Courier New" w:cs="Courier New" w:eastAsia="Courier New" w:hAnsi="Courier New"/>
          <w:sz w:val="20"/>
          <w:szCs w:val="20"/>
          <w:rtl w:val="0"/>
        </w:rPr>
        <w:t xml:space="preserve">          Yes ___    No ___</w:t>
      </w:r>
      <w:r w:rsidDel="00000000" w:rsidR="00000000" w:rsidRPr="00000000">
        <w:rPr>
          <w:rtl w:val="0"/>
        </w:rPr>
      </w:r>
    </w:p>
    <w:p w:rsidR="00000000" w:rsidDel="00000000" w:rsidP="00000000" w:rsidRDefault="00000000" w:rsidRPr="00000000" w14:paraId="000000B1">
      <w:pPr>
        <w:spacing w:after="40" w:before="60" w:lineRule="auto"/>
        <w:ind w:left="480" w:firstLine="0"/>
        <w:rPr/>
      </w:pPr>
      <w:r w:rsidDel="00000000" w:rsidR="00000000" w:rsidRPr="00000000">
        <w:rPr>
          <w:rFonts w:ascii="Arial" w:cs="Arial" w:eastAsia="Arial" w:hAnsi="Arial"/>
          <w:sz w:val="20"/>
          <w:szCs w:val="20"/>
          <w:rtl w:val="0"/>
        </w:rPr>
        <w:t xml:space="preserve">E.  When the citizen disrespects a police officer</w:t>
      </w:r>
      <w:r w:rsidDel="00000000" w:rsidR="00000000" w:rsidRPr="00000000">
        <w:rPr>
          <w:rFonts w:ascii="Courier New" w:cs="Courier New" w:eastAsia="Courier New" w:hAnsi="Courier New"/>
          <w:sz w:val="20"/>
          <w:szCs w:val="20"/>
          <w:rtl w:val="0"/>
        </w:rPr>
        <w:t xml:space="preserve">          Yes ___    No ___</w:t>
      </w:r>
      <w:r w:rsidDel="00000000" w:rsidR="00000000" w:rsidRPr="00000000">
        <w:rPr>
          <w:rtl w:val="0"/>
        </w:rPr>
      </w:r>
    </w:p>
    <w:p w:rsidR="00000000" w:rsidDel="00000000" w:rsidP="00000000" w:rsidRDefault="00000000" w:rsidRPr="00000000" w14:paraId="000000B2">
      <w:pPr>
        <w:spacing w:after="40" w:before="60" w:lineRule="auto"/>
        <w:ind w:left="480" w:firstLine="0"/>
        <w:rPr/>
      </w:pPr>
      <w:r w:rsidDel="00000000" w:rsidR="00000000" w:rsidRPr="00000000">
        <w:rPr>
          <w:rFonts w:ascii="Arial" w:cs="Arial" w:eastAsia="Arial" w:hAnsi="Arial"/>
          <w:sz w:val="20"/>
          <w:szCs w:val="20"/>
          <w:rtl w:val="0"/>
        </w:rPr>
        <w:t xml:space="preserve">F.  When neighborhood residents request it</w:t>
      </w:r>
      <w:r w:rsidDel="00000000" w:rsidR="00000000" w:rsidRPr="00000000">
        <w:rPr>
          <w:rFonts w:ascii="Courier New" w:cs="Courier New" w:eastAsia="Courier New" w:hAnsi="Courier New"/>
          <w:sz w:val="20"/>
          <w:szCs w:val="20"/>
          <w:rtl w:val="0"/>
        </w:rPr>
        <w:t xml:space="preserve">          Yes ___    No ___</w:t>
      </w:r>
      <w:r w:rsidDel="00000000" w:rsidR="00000000" w:rsidRPr="00000000">
        <w:rPr>
          <w:rtl w:val="0"/>
        </w:rPr>
      </w:r>
    </w:p>
    <w:p w:rsidR="00000000" w:rsidDel="00000000" w:rsidP="00000000" w:rsidRDefault="00000000" w:rsidRPr="00000000" w14:paraId="000000B3">
      <w:pPr>
        <w:spacing w:after="40" w:before="60" w:lineRule="auto"/>
        <w:ind w:left="480" w:firstLine="0"/>
        <w:rPr/>
      </w:pPr>
      <w:r w:rsidDel="00000000" w:rsidR="00000000" w:rsidRPr="00000000">
        <w:rPr>
          <w:rFonts w:ascii="Arial" w:cs="Arial" w:eastAsia="Arial" w:hAnsi="Arial"/>
          <w:sz w:val="20"/>
          <w:szCs w:val="20"/>
          <w:rtl w:val="0"/>
        </w:rPr>
        <w:t xml:space="preserve">G.  When the officer's own life is in danger</w:t>
      </w:r>
      <w:r w:rsidDel="00000000" w:rsidR="00000000" w:rsidRPr="00000000">
        <w:rPr>
          <w:rFonts w:ascii="Courier New" w:cs="Courier New" w:eastAsia="Courier New" w:hAnsi="Courier New"/>
          <w:sz w:val="20"/>
          <w:szCs w:val="20"/>
          <w:rtl w:val="0"/>
        </w:rPr>
        <w:t xml:space="preserve">          Yes ___    No ___</w:t>
      </w:r>
      <w:r w:rsidDel="00000000" w:rsidR="00000000" w:rsidRPr="00000000">
        <w:rPr>
          <w:rtl w:val="0"/>
        </w:rPr>
      </w:r>
    </w:p>
    <w:p w:rsidR="00000000" w:rsidDel="00000000" w:rsidP="00000000" w:rsidRDefault="00000000" w:rsidRPr="00000000" w14:paraId="000000B4">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B5">
      <w:pPr>
        <w:spacing w:after="60" w:before="120" w:lineRule="auto"/>
        <w:rPr/>
      </w:pPr>
      <w:r w:rsidDel="00000000" w:rsidR="00000000" w:rsidRPr="00000000">
        <w:rPr>
          <w:rFonts w:ascii="Arial" w:cs="Arial" w:eastAsia="Arial" w:hAnsi="Arial"/>
          <w:b w:val="1"/>
          <w:bCs w:val="1"/>
          <w:sz w:val="20"/>
          <w:szCs w:val="20"/>
          <w:rtl w:val="0"/>
        </w:rPr>
        <w:t xml:space="preserve">14. </w:t>
      </w:r>
      <w:r w:rsidDel="00000000" w:rsidR="00000000" w:rsidRPr="00000000">
        <w:rPr>
          <w:rFonts w:ascii="Arial" w:cs="Arial" w:eastAsia="Arial" w:hAnsi="Arial"/>
          <w:sz w:val="20"/>
          <w:szCs w:val="20"/>
          <w:rtl w:val="0"/>
        </w:rPr>
        <w:t xml:space="preserve">In the past two years, has anyone — such as a private individual, group, or police officer — demanded money from you in exchange for protection from a real or perceived threat? For example, payment demanded to 'protect' your business, or a police officer threatening consequences unless you pay.</w:t>
      </w:r>
      <w:r w:rsidDel="00000000" w:rsidR="00000000" w:rsidRPr="00000000">
        <w:rPr>
          <w:rtl w:val="0"/>
        </w:rPr>
      </w:r>
    </w:p>
    <w:p w:rsidR="00000000" w:rsidDel="00000000" w:rsidP="00000000" w:rsidRDefault="00000000" w:rsidRPr="00000000" w14:paraId="000000B6">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0B7">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0B8">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0B9">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BA">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BB">
      <w:pPr>
        <w:spacing w:after="60" w:before="120" w:lineRule="auto"/>
        <w:rPr/>
      </w:pPr>
      <w:r w:rsidDel="00000000" w:rsidR="00000000" w:rsidRPr="00000000">
        <w:rPr>
          <w:rFonts w:ascii="Arial" w:cs="Arial" w:eastAsia="Arial" w:hAnsi="Arial"/>
          <w:b w:val="1"/>
          <w:bCs w:val="1"/>
          <w:sz w:val="20"/>
          <w:szCs w:val="20"/>
          <w:rtl w:val="0"/>
        </w:rPr>
        <w:t xml:space="preserve">15. [Only for p</w:t>
      </w:r>
      <w:r w:rsidDel="00000000" w:rsidR="00000000" w:rsidRPr="00000000">
        <w:rPr>
          <w:b w:val="1"/>
          <w:bCs w:val="1"/>
          <w:rtl w:val="0"/>
        </w:rPr>
        <w:t xml:space="preserve">eople who say yes] </w:t>
      </w:r>
      <w:r w:rsidDel="00000000" w:rsidR="00000000" w:rsidRPr="00000000">
        <w:rPr>
          <w:rFonts w:ascii="Arial" w:cs="Arial" w:eastAsia="Arial" w:hAnsi="Arial"/>
          <w:sz w:val="20"/>
          <w:szCs w:val="20"/>
          <w:rtl w:val="0"/>
        </w:rPr>
        <w:t xml:space="preserve">Which of the following were involved? Select all that apply.</w:t>
      </w:r>
      <w:r w:rsidDel="00000000" w:rsidR="00000000" w:rsidRPr="00000000">
        <w:rPr>
          <w:rtl w:val="0"/>
        </w:rPr>
      </w:r>
    </w:p>
    <w:p w:rsidR="00000000" w:rsidDel="00000000" w:rsidP="00000000" w:rsidRDefault="00000000" w:rsidRPr="00000000" w14:paraId="000000BC">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'Yes' to Q14.]</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mallCaps w:val="1"/>
                <w:color w:val="333333"/>
                <w:sz w:val="18"/>
                <w:szCs w:val="18"/>
                <w:rtl w:val="0"/>
              </w:rPr>
              <w:t xml:space="preserve">DO NOT READ OPTIONS ALOUD. CHECK ALL THAT APPLY.</w:t>
            </w:r>
            <w:r w:rsidDel="00000000" w:rsidR="00000000" w:rsidRPr="00000000">
              <w:rPr>
                <w:rtl w:val="0"/>
              </w:rPr>
            </w:r>
          </w:p>
        </w:tc>
      </w:tr>
    </w:tbl>
    <w:p w:rsidR="00000000" w:rsidDel="00000000" w:rsidP="00000000" w:rsidRDefault="00000000" w:rsidRPr="00000000" w14:paraId="000000BE">
      <w:pPr>
        <w:spacing w:after="40" w:before="40" w:lineRule="auto"/>
        <w:ind w:left="720" w:firstLine="0"/>
        <w:rPr/>
      </w:pPr>
      <w:r w:rsidDel="00000000" w:rsidR="00000000" w:rsidRPr="00000000">
        <w:rPr>
          <w:rFonts w:ascii="Arial" w:cs="Arial" w:eastAsia="Arial" w:hAnsi="Arial"/>
          <w:sz w:val="20"/>
          <w:szCs w:val="20"/>
          <w:rtl w:val="0"/>
        </w:rPr>
        <w:t xml:space="preserve">☐  Gang members</w:t>
      </w:r>
      <w:r w:rsidDel="00000000" w:rsidR="00000000" w:rsidRPr="00000000">
        <w:rPr>
          <w:rtl w:val="0"/>
        </w:rPr>
      </w:r>
    </w:p>
    <w:p w:rsidR="00000000" w:rsidDel="00000000" w:rsidP="00000000" w:rsidRDefault="00000000" w:rsidRPr="00000000" w14:paraId="000000BF">
      <w:pPr>
        <w:spacing w:after="40" w:before="40" w:lineRule="auto"/>
        <w:ind w:left="720" w:firstLine="0"/>
        <w:rPr/>
      </w:pPr>
      <w:r w:rsidDel="00000000" w:rsidR="00000000" w:rsidRPr="00000000">
        <w:rPr>
          <w:rFonts w:ascii="Arial" w:cs="Arial" w:eastAsia="Arial" w:hAnsi="Arial"/>
          <w:sz w:val="20"/>
          <w:szCs w:val="20"/>
          <w:rtl w:val="0"/>
        </w:rPr>
        <w:t xml:space="preserve">☐  Police officers</w:t>
      </w:r>
      <w:r w:rsidDel="00000000" w:rsidR="00000000" w:rsidRPr="00000000">
        <w:rPr>
          <w:rtl w:val="0"/>
        </w:rPr>
      </w:r>
    </w:p>
    <w:p w:rsidR="00000000" w:rsidDel="00000000" w:rsidP="00000000" w:rsidRDefault="00000000" w:rsidRPr="00000000" w14:paraId="000000C0">
      <w:pPr>
        <w:spacing w:after="40" w:before="40" w:lineRule="auto"/>
        <w:ind w:left="720" w:firstLine="0"/>
        <w:rPr/>
      </w:pPr>
      <w:r w:rsidDel="00000000" w:rsidR="00000000" w:rsidRPr="00000000">
        <w:rPr>
          <w:rFonts w:ascii="Arial" w:cs="Arial" w:eastAsia="Arial" w:hAnsi="Arial"/>
          <w:sz w:val="20"/>
          <w:szCs w:val="20"/>
          <w:rtl w:val="0"/>
        </w:rPr>
        <w:t xml:space="preserve">☐  Military officers</w:t>
      </w:r>
      <w:r w:rsidDel="00000000" w:rsidR="00000000" w:rsidRPr="00000000">
        <w:rPr>
          <w:rtl w:val="0"/>
        </w:rPr>
      </w:r>
    </w:p>
    <w:p w:rsidR="00000000" w:rsidDel="00000000" w:rsidP="00000000" w:rsidRDefault="00000000" w:rsidRPr="00000000" w14:paraId="000000C1">
      <w:pPr>
        <w:spacing w:after="40" w:before="40" w:lineRule="auto"/>
        <w:ind w:left="720" w:firstLine="0"/>
        <w:rPr/>
      </w:pPr>
      <w:r w:rsidDel="00000000" w:rsidR="00000000" w:rsidRPr="00000000">
        <w:rPr>
          <w:rFonts w:ascii="Arial" w:cs="Arial" w:eastAsia="Arial" w:hAnsi="Arial"/>
          <w:sz w:val="20"/>
          <w:szCs w:val="20"/>
          <w:rtl w:val="0"/>
        </w:rPr>
        <w:t xml:space="preserve">☐  Colectivo members</w:t>
      </w:r>
      <w:r w:rsidDel="00000000" w:rsidR="00000000" w:rsidRPr="00000000">
        <w:rPr>
          <w:rtl w:val="0"/>
        </w:rPr>
      </w:r>
    </w:p>
    <w:p w:rsidR="00000000" w:rsidDel="00000000" w:rsidP="00000000" w:rsidRDefault="00000000" w:rsidRPr="00000000" w14:paraId="000000C2">
      <w:pPr>
        <w:spacing w:after="40" w:before="40" w:lineRule="auto"/>
        <w:ind w:left="720" w:firstLine="0"/>
        <w:rPr/>
      </w:pPr>
      <w:r w:rsidDel="00000000" w:rsidR="00000000" w:rsidRPr="00000000">
        <w:rPr>
          <w:rFonts w:ascii="Arial" w:cs="Arial" w:eastAsia="Arial" w:hAnsi="Arial"/>
          <w:sz w:val="20"/>
          <w:szCs w:val="20"/>
          <w:rtl w:val="0"/>
        </w:rPr>
        <w:t xml:space="preserve">☐  Not sure</w:t>
      </w:r>
      <w:r w:rsidDel="00000000" w:rsidR="00000000" w:rsidRPr="00000000">
        <w:rPr>
          <w:rtl w:val="0"/>
        </w:rPr>
      </w:r>
    </w:p>
    <w:p w:rsidR="00000000" w:rsidDel="00000000" w:rsidP="00000000" w:rsidRDefault="00000000" w:rsidRPr="00000000" w14:paraId="000000C3">
      <w:pPr>
        <w:spacing w:after="40" w:before="40" w:lineRule="auto"/>
        <w:ind w:left="720" w:firstLine="0"/>
        <w:rPr/>
      </w:pPr>
      <w:r w:rsidDel="00000000" w:rsidR="00000000" w:rsidRPr="00000000">
        <w:rPr>
          <w:rFonts w:ascii="Arial" w:cs="Arial" w:eastAsia="Arial" w:hAnsi="Arial"/>
          <w:sz w:val="20"/>
          <w:szCs w:val="20"/>
          <w:rtl w:val="0"/>
        </w:rPr>
        <w:t xml:space="preserve">☐  Other — specify: ________________</w:t>
      </w:r>
      <w:r w:rsidDel="00000000" w:rsidR="00000000" w:rsidRPr="00000000">
        <w:rPr>
          <w:rtl w:val="0"/>
        </w:rPr>
      </w:r>
    </w:p>
    <w:p w:rsidR="00000000" w:rsidDel="00000000" w:rsidP="00000000" w:rsidRDefault="00000000" w:rsidRPr="00000000" w14:paraId="000000C4">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C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C6">
      <w:pPr>
        <w:spacing w:after="60" w:before="120" w:lineRule="auto"/>
        <w:rPr/>
      </w:pPr>
      <w:r w:rsidDel="00000000" w:rsidR="00000000" w:rsidRPr="00000000">
        <w:rPr>
          <w:rFonts w:ascii="Arial" w:cs="Arial" w:eastAsia="Arial" w:hAnsi="Arial"/>
          <w:b w:val="1"/>
          <w:bCs w:val="1"/>
          <w:sz w:val="20"/>
          <w:szCs w:val="20"/>
          <w:rtl w:val="0"/>
        </w:rPr>
        <w:t xml:space="preserve">16. </w:t>
      </w:r>
      <w:r w:rsidDel="00000000" w:rsidR="00000000" w:rsidRPr="00000000">
        <w:rPr>
          <w:rFonts w:ascii="Arial" w:cs="Arial" w:eastAsia="Arial" w:hAnsi="Arial"/>
          <w:sz w:val="20"/>
          <w:szCs w:val="20"/>
          <w:rtl w:val="0"/>
        </w:rPr>
        <w:t xml:space="preserve">There is a popular belief about the police in Venezuela that says: "Un ser sin estudio es un policía" [A person without education becomes a police officer]. How much do you agree or disagree with this saying?</w:t>
      </w:r>
      <w:r w:rsidDel="00000000" w:rsidR="00000000" w:rsidRPr="00000000">
        <w:rPr>
          <w:rtl w:val="0"/>
        </w:rPr>
      </w:r>
    </w:p>
    <w:p w:rsidR="00000000" w:rsidDel="00000000" w:rsidP="00000000" w:rsidRDefault="00000000" w:rsidRPr="00000000" w14:paraId="000000C7">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0C8">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0C9">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0CA">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0CB">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0CC">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CD">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C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CF">
      <w:pPr>
        <w:spacing w:after="60" w:before="120" w:lineRule="auto"/>
        <w:rPr/>
      </w:pPr>
      <w:r w:rsidDel="00000000" w:rsidR="00000000" w:rsidRPr="00000000">
        <w:rPr>
          <w:rFonts w:ascii="Arial" w:cs="Arial" w:eastAsia="Arial" w:hAnsi="Arial"/>
          <w:b w:val="1"/>
          <w:bCs w:val="1"/>
          <w:sz w:val="20"/>
          <w:szCs w:val="20"/>
          <w:rtl w:val="0"/>
        </w:rPr>
        <w:t xml:space="preserve">17. </w:t>
      </w:r>
      <w:r w:rsidDel="00000000" w:rsidR="00000000" w:rsidRPr="00000000">
        <w:rPr>
          <w:rFonts w:ascii="Arial" w:cs="Arial" w:eastAsia="Arial" w:hAnsi="Arial"/>
          <w:sz w:val="20"/>
          <w:szCs w:val="20"/>
          <w:rtl w:val="0"/>
        </w:rPr>
        <w:t xml:space="preserve">How much do you agree or disagree with the following statement: Most people who join the police force do so because they want to serve and protect citizens.</w:t>
      </w:r>
      <w:r w:rsidDel="00000000" w:rsidR="00000000" w:rsidRPr="00000000">
        <w:rPr>
          <w:rtl w:val="0"/>
        </w:rPr>
      </w:r>
    </w:p>
    <w:p w:rsidR="00000000" w:rsidDel="00000000" w:rsidP="00000000" w:rsidRDefault="00000000" w:rsidRPr="00000000" w14:paraId="000000D0">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0D1">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0D2">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0D3">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0D4">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0D5">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D6">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D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D8">
      <w:pPr>
        <w:spacing w:after="60" w:before="120" w:lineRule="auto"/>
        <w:rPr/>
      </w:pPr>
      <w:r w:rsidDel="00000000" w:rsidR="00000000" w:rsidRPr="00000000">
        <w:rPr>
          <w:rFonts w:ascii="Arial" w:cs="Arial" w:eastAsia="Arial" w:hAnsi="Arial"/>
          <w:b w:val="1"/>
          <w:bCs w:val="1"/>
          <w:sz w:val="20"/>
          <w:szCs w:val="20"/>
          <w:rtl w:val="0"/>
        </w:rPr>
        <w:t xml:space="preserve">18. </w:t>
      </w:r>
      <w:r w:rsidDel="00000000" w:rsidR="00000000" w:rsidRPr="00000000">
        <w:rPr>
          <w:rFonts w:ascii="Arial" w:cs="Arial" w:eastAsia="Arial" w:hAnsi="Arial"/>
          <w:sz w:val="20"/>
          <w:szCs w:val="20"/>
          <w:rtl w:val="0"/>
        </w:rPr>
        <w:t xml:space="preserve">How much do you agree or disagree with the following statement: Most people who join the police force do so because they want to take advantage of their position to enrich themselves.</w:t>
      </w:r>
      <w:r w:rsidDel="00000000" w:rsidR="00000000" w:rsidRPr="00000000">
        <w:rPr>
          <w:rtl w:val="0"/>
        </w:rPr>
      </w:r>
    </w:p>
    <w:p w:rsidR="00000000" w:rsidDel="00000000" w:rsidP="00000000" w:rsidRDefault="00000000" w:rsidRPr="00000000" w14:paraId="000000D9">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0DA">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0DB">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0DC">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0DD">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0DE">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DF">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E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E1">
      <w:pPr>
        <w:spacing w:after="60" w:before="120" w:lineRule="auto"/>
        <w:rPr/>
      </w:pPr>
      <w:r w:rsidDel="00000000" w:rsidR="00000000" w:rsidRPr="00000000">
        <w:rPr>
          <w:rFonts w:ascii="Arial" w:cs="Arial" w:eastAsia="Arial" w:hAnsi="Arial"/>
          <w:b w:val="1"/>
          <w:bCs w:val="1"/>
          <w:sz w:val="20"/>
          <w:szCs w:val="20"/>
          <w:rtl w:val="0"/>
        </w:rPr>
        <w:t xml:space="preserve">19. </w:t>
      </w:r>
      <w:r w:rsidDel="00000000" w:rsidR="00000000" w:rsidRPr="00000000">
        <w:rPr>
          <w:rFonts w:ascii="Arial" w:cs="Arial" w:eastAsia="Arial" w:hAnsi="Arial"/>
          <w:sz w:val="20"/>
          <w:szCs w:val="20"/>
          <w:rtl w:val="0"/>
        </w:rPr>
        <w:t xml:space="preserve">How would you feel if you had a son or daughter who wanted to marry a police officer?</w:t>
      </w:r>
      <w:r w:rsidDel="00000000" w:rsidR="00000000" w:rsidRPr="00000000">
        <w:rPr>
          <w:rtl w:val="0"/>
        </w:rPr>
      </w:r>
    </w:p>
    <w:p w:rsidR="00000000" w:rsidDel="00000000" w:rsidP="00000000" w:rsidRDefault="00000000" w:rsidRPr="00000000" w14:paraId="000000E2">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Concerned / disappointed</w:t>
      </w:r>
      <w:r w:rsidDel="00000000" w:rsidR="00000000" w:rsidRPr="00000000">
        <w:rPr>
          <w:rtl w:val="0"/>
        </w:rPr>
      </w:r>
    </w:p>
    <w:p w:rsidR="00000000" w:rsidDel="00000000" w:rsidP="00000000" w:rsidRDefault="00000000" w:rsidRPr="00000000" w14:paraId="000000E3">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Proud / happy</w:t>
      </w:r>
      <w:r w:rsidDel="00000000" w:rsidR="00000000" w:rsidRPr="00000000">
        <w:rPr>
          <w:rtl w:val="0"/>
        </w:rPr>
      </w:r>
    </w:p>
    <w:p w:rsidR="00000000" w:rsidDel="00000000" w:rsidP="00000000" w:rsidRDefault="00000000" w:rsidRPr="00000000" w14:paraId="000000E4">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I would not allow my son or daughter to marry a police officer</w:t>
      </w:r>
      <w:r w:rsidDel="00000000" w:rsidR="00000000" w:rsidRPr="00000000">
        <w:rPr>
          <w:rtl w:val="0"/>
        </w:rPr>
      </w:r>
    </w:p>
    <w:p w:rsidR="00000000" w:rsidDel="00000000" w:rsidP="00000000" w:rsidRDefault="00000000" w:rsidRPr="00000000" w14:paraId="000000E5">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Neutral</w:t>
      </w:r>
      <w:r w:rsidDel="00000000" w:rsidR="00000000" w:rsidRPr="00000000">
        <w:rPr>
          <w:rtl w:val="0"/>
        </w:rPr>
      </w:r>
    </w:p>
    <w:p w:rsidR="00000000" w:rsidDel="00000000" w:rsidP="00000000" w:rsidRDefault="00000000" w:rsidRPr="00000000" w14:paraId="000000E6">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0E7">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E8">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E9">
      <w:pPr>
        <w:spacing w:after="60" w:before="120" w:lineRule="auto"/>
        <w:rPr/>
      </w:pPr>
      <w:r w:rsidDel="00000000" w:rsidR="00000000" w:rsidRPr="00000000">
        <w:rPr>
          <w:rFonts w:ascii="Arial" w:cs="Arial" w:eastAsia="Arial" w:hAnsi="Arial"/>
          <w:b w:val="1"/>
          <w:bCs w:val="1"/>
          <w:sz w:val="20"/>
          <w:szCs w:val="20"/>
          <w:rtl w:val="0"/>
        </w:rPr>
        <w:t xml:space="preserve">20. </w:t>
      </w:r>
      <w:r w:rsidDel="00000000" w:rsidR="00000000" w:rsidRPr="00000000">
        <w:rPr>
          <w:rFonts w:ascii="Arial" w:cs="Arial" w:eastAsia="Arial" w:hAnsi="Arial"/>
          <w:sz w:val="20"/>
          <w:szCs w:val="20"/>
          <w:rtl w:val="0"/>
        </w:rPr>
        <w:t xml:space="preserve">Thinking about officers of the Policía Nacional Bolivariana (PNB), to what social class do you think most of them belong?</w:t>
      </w:r>
      <w:r w:rsidDel="00000000" w:rsidR="00000000" w:rsidRPr="00000000">
        <w:rPr>
          <w:rtl w:val="0"/>
        </w:rPr>
      </w:r>
    </w:p>
    <w:p w:rsidR="00000000" w:rsidDel="00000000" w:rsidP="00000000" w:rsidRDefault="00000000" w:rsidRPr="00000000" w14:paraId="000000EA">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High social class</w:t>
      </w:r>
      <w:r w:rsidDel="00000000" w:rsidR="00000000" w:rsidRPr="00000000">
        <w:rPr>
          <w:rtl w:val="0"/>
        </w:rPr>
      </w:r>
    </w:p>
    <w:p w:rsidR="00000000" w:rsidDel="00000000" w:rsidP="00000000" w:rsidRDefault="00000000" w:rsidRPr="00000000" w14:paraId="000000EB">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Upper middle class</w:t>
      </w:r>
      <w:r w:rsidDel="00000000" w:rsidR="00000000" w:rsidRPr="00000000">
        <w:rPr>
          <w:rtl w:val="0"/>
        </w:rPr>
      </w:r>
    </w:p>
    <w:p w:rsidR="00000000" w:rsidDel="00000000" w:rsidP="00000000" w:rsidRDefault="00000000" w:rsidRPr="00000000" w14:paraId="000000EC">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Middle class</w:t>
      </w:r>
      <w:r w:rsidDel="00000000" w:rsidR="00000000" w:rsidRPr="00000000">
        <w:rPr>
          <w:rtl w:val="0"/>
        </w:rPr>
      </w:r>
    </w:p>
    <w:p w:rsidR="00000000" w:rsidDel="00000000" w:rsidP="00000000" w:rsidRDefault="00000000" w:rsidRPr="00000000" w14:paraId="000000ED">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Lower middle class</w:t>
      </w:r>
      <w:r w:rsidDel="00000000" w:rsidR="00000000" w:rsidRPr="00000000">
        <w:rPr>
          <w:rtl w:val="0"/>
        </w:rPr>
      </w:r>
    </w:p>
    <w:p w:rsidR="00000000" w:rsidDel="00000000" w:rsidP="00000000" w:rsidRDefault="00000000" w:rsidRPr="00000000" w14:paraId="000000EE">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Low social class</w:t>
      </w:r>
      <w:r w:rsidDel="00000000" w:rsidR="00000000" w:rsidRPr="00000000">
        <w:rPr>
          <w:rtl w:val="0"/>
        </w:rPr>
      </w:r>
    </w:p>
    <w:p w:rsidR="00000000" w:rsidDel="00000000" w:rsidP="00000000" w:rsidRDefault="00000000" w:rsidRPr="00000000" w14:paraId="000000EF">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 No police in area  [DO NOT READ]</w:t>
      </w:r>
      <w:r w:rsidDel="00000000" w:rsidR="00000000" w:rsidRPr="00000000">
        <w:rPr>
          <w:rtl w:val="0"/>
        </w:rPr>
      </w:r>
    </w:p>
    <w:p w:rsidR="00000000" w:rsidDel="00000000" w:rsidP="00000000" w:rsidRDefault="00000000" w:rsidRPr="00000000" w14:paraId="000000F0">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F1">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F2">
      <w:pPr>
        <w:spacing w:after="60" w:before="120" w:lineRule="auto"/>
        <w:rPr/>
      </w:pPr>
      <w:r w:rsidDel="00000000" w:rsidR="00000000" w:rsidRPr="00000000">
        <w:rPr>
          <w:rFonts w:ascii="Arial" w:cs="Arial" w:eastAsia="Arial" w:hAnsi="Arial"/>
          <w:b w:val="1"/>
          <w:bCs w:val="1"/>
          <w:sz w:val="20"/>
          <w:szCs w:val="20"/>
          <w:rtl w:val="0"/>
        </w:rPr>
        <w:t xml:space="preserve">21. </w:t>
      </w:r>
      <w:r w:rsidDel="00000000" w:rsidR="00000000" w:rsidRPr="00000000">
        <w:rPr>
          <w:rFonts w:ascii="Arial" w:cs="Arial" w:eastAsia="Arial" w:hAnsi="Arial"/>
          <w:sz w:val="20"/>
          <w:szCs w:val="20"/>
          <w:rtl w:val="0"/>
        </w:rPr>
        <w:t xml:space="preserve">On a scale of 1 to 5, how capable do you think each of the following police forces is at solving crimes? (1 = not capable at all; 5 = extremely capable)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mallCaps w:val="1"/>
                <w:color w:val="333333"/>
                <w:sz w:val="18"/>
                <w:szCs w:val="18"/>
                <w:rtl w:val="0"/>
              </w:rPr>
              <w:t xml:space="preserve">READ EAC</w:t>
            </w:r>
            <w:r w:rsidDel="00000000" w:rsidR="00000000" w:rsidRPr="00000000">
              <w:rPr>
                <w:b w:val="1"/>
                <w:bCs w:val="1"/>
                <w:smallCaps w:val="1"/>
                <w:color w:val="333333"/>
                <w:sz w:val="18"/>
                <w:szCs w:val="18"/>
                <w:rtl w:val="0"/>
              </w:rPr>
              <w:t xml:space="preserve">H POLICE FORCE</w:t>
            </w:r>
            <w:r w:rsidDel="00000000" w:rsidR="00000000" w:rsidRPr="00000000">
              <w:rPr>
                <w:rFonts w:ascii="Arial" w:cs="Arial" w:eastAsia="Arial" w:hAnsi="Arial"/>
                <w:b w:val="1"/>
                <w:bCs w:val="1"/>
                <w:smallCaps w:val="1"/>
                <w:color w:val="333333"/>
                <w:sz w:val="18"/>
                <w:szCs w:val="18"/>
                <w:rtl w:val="0"/>
              </w:rPr>
              <w:t xml:space="preserve">. RECORD A NUMBER FROM 1–5, OR DK/NA.</w:t>
            </w:r>
            <w:r w:rsidDel="00000000" w:rsidR="00000000" w:rsidRPr="00000000">
              <w:rPr>
                <w:rtl w:val="0"/>
              </w:rPr>
            </w:r>
          </w:p>
        </w:tc>
      </w:tr>
    </w:tbl>
    <w:p w:rsidR="00000000" w:rsidDel="00000000" w:rsidP="00000000" w:rsidRDefault="00000000" w:rsidRPr="00000000" w14:paraId="000000F4">
      <w:pPr>
        <w:spacing w:after="60" w:lineRule="auto"/>
        <w:rPr/>
      </w:pPr>
      <w:r w:rsidDel="00000000" w:rsidR="00000000" w:rsidRPr="00000000">
        <w:rPr>
          <w:rtl w:val="0"/>
        </w:rPr>
      </w:r>
    </w:p>
    <w:p w:rsidR="00000000" w:rsidDel="00000000" w:rsidP="00000000" w:rsidRDefault="00000000" w:rsidRPr="00000000" w14:paraId="000000F5">
      <w:pPr>
        <w:spacing w:after="40" w:before="60" w:lineRule="auto"/>
        <w:ind w:left="720" w:firstLine="0"/>
        <w:rPr/>
      </w:pPr>
      <w:r w:rsidDel="00000000" w:rsidR="00000000" w:rsidRPr="00000000">
        <w:rPr>
          <w:rFonts w:ascii="Courier New" w:cs="Courier New" w:eastAsia="Courier New" w:hAnsi="Courier New"/>
          <w:sz w:val="20"/>
          <w:szCs w:val="20"/>
          <w:rtl w:val="0"/>
        </w:rPr>
        <w:t xml:space="preserve">PNB                   </w:t>
      </w:r>
      <w:r w:rsidDel="00000000" w:rsidR="00000000" w:rsidRPr="00000000">
        <w:rPr>
          <w:rFonts w:ascii="Arial" w:cs="Arial" w:eastAsia="Arial" w:hAnsi="Arial"/>
          <w:sz w:val="20"/>
          <w:szCs w:val="20"/>
          <w:rtl w:val="0"/>
        </w:rPr>
        <w:t xml:space="preserve">  ___ (1–5)     ___ DK     ___ NA</w:t>
      </w:r>
      <w:r w:rsidDel="00000000" w:rsidR="00000000" w:rsidRPr="00000000">
        <w:rPr>
          <w:rtl w:val="0"/>
        </w:rPr>
      </w:r>
    </w:p>
    <w:p w:rsidR="00000000" w:rsidDel="00000000" w:rsidP="00000000" w:rsidRDefault="00000000" w:rsidRPr="00000000" w14:paraId="000000F6">
      <w:pPr>
        <w:spacing w:after="40" w:before="60" w:lineRule="auto"/>
        <w:ind w:left="720" w:firstLine="0"/>
        <w:rPr/>
      </w:pPr>
      <w:r w:rsidDel="00000000" w:rsidR="00000000" w:rsidRPr="00000000">
        <w:rPr>
          <w:rFonts w:ascii="Courier New" w:cs="Courier New" w:eastAsia="Courier New" w:hAnsi="Courier New"/>
          <w:sz w:val="20"/>
          <w:szCs w:val="20"/>
          <w:rtl w:val="0"/>
        </w:rPr>
        <w:t xml:space="preserve">Municipal police      </w:t>
      </w:r>
      <w:r w:rsidDel="00000000" w:rsidR="00000000" w:rsidRPr="00000000">
        <w:rPr>
          <w:rFonts w:ascii="Arial" w:cs="Arial" w:eastAsia="Arial" w:hAnsi="Arial"/>
          <w:sz w:val="20"/>
          <w:szCs w:val="20"/>
          <w:rtl w:val="0"/>
        </w:rPr>
        <w:t xml:space="preserve">  ___ (1–5)     ___ DK     ___ NA</w:t>
      </w:r>
      <w:r w:rsidDel="00000000" w:rsidR="00000000" w:rsidRPr="00000000">
        <w:rPr>
          <w:rtl w:val="0"/>
        </w:rPr>
      </w:r>
    </w:p>
    <w:p w:rsidR="00000000" w:rsidDel="00000000" w:rsidP="00000000" w:rsidRDefault="00000000" w:rsidRPr="00000000" w14:paraId="000000F7">
      <w:pPr>
        <w:spacing w:after="40" w:before="60" w:lineRule="auto"/>
        <w:ind w:left="720" w:firstLine="0"/>
        <w:rPr/>
      </w:pPr>
      <w:r w:rsidDel="00000000" w:rsidR="00000000" w:rsidRPr="00000000">
        <w:rPr>
          <w:rFonts w:ascii="Courier New" w:cs="Courier New" w:eastAsia="Courier New" w:hAnsi="Courier New"/>
          <w:sz w:val="20"/>
          <w:szCs w:val="20"/>
          <w:rtl w:val="0"/>
        </w:rPr>
        <w:t xml:space="preserve">State police          </w:t>
      </w:r>
      <w:r w:rsidDel="00000000" w:rsidR="00000000" w:rsidRPr="00000000">
        <w:rPr>
          <w:rFonts w:ascii="Arial" w:cs="Arial" w:eastAsia="Arial" w:hAnsi="Arial"/>
          <w:sz w:val="20"/>
          <w:szCs w:val="20"/>
          <w:rtl w:val="0"/>
        </w:rPr>
        <w:t xml:space="preserve">  ___ (1–5)     ___ DK     ___ NA</w:t>
      </w:r>
      <w:r w:rsidDel="00000000" w:rsidR="00000000" w:rsidRPr="00000000">
        <w:rPr>
          <w:rtl w:val="0"/>
        </w:rPr>
      </w:r>
    </w:p>
    <w:p w:rsidR="00000000" w:rsidDel="00000000" w:rsidP="00000000" w:rsidRDefault="00000000" w:rsidRPr="00000000" w14:paraId="000000F8">
      <w:pPr>
        <w:spacing w:after="40" w:before="60" w:lineRule="auto"/>
        <w:ind w:left="720" w:firstLine="0"/>
        <w:rPr/>
      </w:pPr>
      <w:r w:rsidDel="00000000" w:rsidR="00000000" w:rsidRPr="00000000">
        <w:rPr>
          <w:rFonts w:ascii="Courier New" w:cs="Courier New" w:eastAsia="Courier New" w:hAnsi="Courier New"/>
          <w:sz w:val="20"/>
          <w:szCs w:val="20"/>
          <w:rtl w:val="0"/>
        </w:rPr>
        <w:t xml:space="preserve">CICPC                 </w:t>
      </w:r>
      <w:r w:rsidDel="00000000" w:rsidR="00000000" w:rsidRPr="00000000">
        <w:rPr>
          <w:rFonts w:ascii="Arial" w:cs="Arial" w:eastAsia="Arial" w:hAnsi="Arial"/>
          <w:sz w:val="20"/>
          <w:szCs w:val="20"/>
          <w:rtl w:val="0"/>
        </w:rPr>
        <w:t xml:space="preserve">  ___ (1–5)     ___ DK     ___ NA</w:t>
      </w:r>
      <w:r w:rsidDel="00000000" w:rsidR="00000000" w:rsidRPr="00000000">
        <w:rPr>
          <w:rtl w:val="0"/>
        </w:rPr>
      </w:r>
    </w:p>
    <w:p w:rsidR="00000000" w:rsidDel="00000000" w:rsidP="00000000" w:rsidRDefault="00000000" w:rsidRPr="00000000" w14:paraId="000000F9">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0FA">
      <w:pPr>
        <w:spacing w:after="60" w:before="120" w:lineRule="auto"/>
        <w:rPr/>
      </w:pPr>
      <w:r w:rsidDel="00000000" w:rsidR="00000000" w:rsidRPr="00000000">
        <w:rPr>
          <w:rFonts w:ascii="Arial" w:cs="Arial" w:eastAsia="Arial" w:hAnsi="Arial"/>
          <w:b w:val="1"/>
          <w:bCs w:val="1"/>
          <w:sz w:val="20"/>
          <w:szCs w:val="20"/>
          <w:rtl w:val="0"/>
        </w:rPr>
        <w:t xml:space="preserve">22. </w:t>
      </w:r>
      <w:r w:rsidDel="00000000" w:rsidR="00000000" w:rsidRPr="00000000">
        <w:rPr>
          <w:rFonts w:ascii="Arial" w:cs="Arial" w:eastAsia="Arial" w:hAnsi="Arial"/>
          <w:sz w:val="20"/>
          <w:szCs w:val="20"/>
          <w:rtl w:val="0"/>
        </w:rPr>
        <w:t xml:space="preserve">Over the past fifteen years the government has implemented a policy known as the zonas de paz, which involved the government negotiating pacts with criminal groups to reduce crime. Was your neighborhood ever designated a zona de paz?</w:t>
      </w:r>
      <w:r w:rsidDel="00000000" w:rsidR="00000000" w:rsidRPr="00000000">
        <w:rPr>
          <w:rtl w:val="0"/>
        </w:rPr>
      </w:r>
    </w:p>
    <w:p w:rsidR="00000000" w:rsidDel="00000000" w:rsidP="00000000" w:rsidRDefault="00000000" w:rsidRPr="00000000" w14:paraId="000000FB">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0FC">
      <w:pPr>
        <w:spacing w:after="40" w:before="40" w:lineRule="auto"/>
        <w:ind w:left="720" w:firstLine="0"/>
        <w:rPr/>
      </w:pPr>
      <w:sdt>
        <w:sdtPr>
          <w:id w:val="-618547514"/>
          <w:tag w:val="goog_rdk_74"/>
        </w:sdtPr>
        <w:sdtContent>
          <w:commentRangeStart w:id="4"/>
        </w:sdtContent>
      </w:sdt>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D">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0FE">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0FF">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00">
      <w:pPr>
        <w:spacing w:after="60" w:before="120" w:lineRule="auto"/>
        <w:rPr/>
      </w:pPr>
      <w:r w:rsidDel="00000000" w:rsidR="00000000" w:rsidRPr="00000000">
        <w:rPr>
          <w:rFonts w:ascii="Arial" w:cs="Arial" w:eastAsia="Arial" w:hAnsi="Arial"/>
          <w:b w:val="1"/>
          <w:bCs w:val="1"/>
          <w:sz w:val="20"/>
          <w:szCs w:val="20"/>
          <w:rtl w:val="0"/>
        </w:rPr>
        <w:t xml:space="preserve">23. [Only for people who say yes] </w:t>
      </w:r>
      <w:r w:rsidDel="00000000" w:rsidR="00000000" w:rsidRPr="00000000">
        <w:rPr>
          <w:rFonts w:ascii="Arial" w:cs="Arial" w:eastAsia="Arial" w:hAnsi="Arial"/>
          <w:sz w:val="20"/>
          <w:szCs w:val="20"/>
          <w:rtl w:val="0"/>
        </w:rPr>
        <w:t xml:space="preserve">Do you feel that the zona de paz policy made your neighborhood safer?</w:t>
      </w:r>
      <w:r w:rsidDel="00000000" w:rsidR="00000000" w:rsidRPr="00000000">
        <w:rPr>
          <w:rtl w:val="0"/>
        </w:rPr>
      </w:r>
    </w:p>
    <w:p w:rsidR="00000000" w:rsidDel="00000000" w:rsidP="00000000" w:rsidRDefault="00000000" w:rsidRPr="00000000" w14:paraId="00000101">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'Yes' to Q22.]</w:t>
      </w:r>
      <w:r w:rsidDel="00000000" w:rsidR="00000000" w:rsidRPr="00000000">
        <w:rPr>
          <w:rtl w:val="0"/>
        </w:rPr>
      </w:r>
    </w:p>
    <w:p w:rsidR="00000000" w:rsidDel="00000000" w:rsidP="00000000" w:rsidRDefault="00000000" w:rsidRPr="00000000" w14:paraId="00000102">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103">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104">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105">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06">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07">
      <w:pPr>
        <w:spacing w:after="60" w:before="120" w:lineRule="auto"/>
        <w:rPr/>
      </w:pPr>
      <w:r w:rsidDel="00000000" w:rsidR="00000000" w:rsidRPr="00000000">
        <w:rPr>
          <w:rFonts w:ascii="Arial" w:cs="Arial" w:eastAsia="Arial" w:hAnsi="Arial"/>
          <w:b w:val="1"/>
          <w:bCs w:val="1"/>
          <w:sz w:val="20"/>
          <w:szCs w:val="20"/>
          <w:rtl w:val="0"/>
        </w:rPr>
        <w:t xml:space="preserve">24. [</w:t>
      </w:r>
      <w:r w:rsidDel="00000000" w:rsidR="00000000" w:rsidRPr="00000000">
        <w:rPr>
          <w:b w:val="1"/>
          <w:bCs w:val="1"/>
          <w:rtl w:val="0"/>
        </w:rPr>
        <w:t xml:space="preserve">Only for people who say no to 22] </w:t>
      </w:r>
      <w:r w:rsidDel="00000000" w:rsidR="00000000" w:rsidRPr="00000000">
        <w:rPr>
          <w:rFonts w:ascii="Arial" w:cs="Arial" w:eastAsia="Arial" w:hAnsi="Arial"/>
          <w:sz w:val="20"/>
          <w:szCs w:val="20"/>
          <w:rtl w:val="0"/>
        </w:rPr>
        <w:t xml:space="preserve">Do you feel that the zonas de paz made the country safer overall?</w:t>
      </w:r>
      <w:r w:rsidDel="00000000" w:rsidR="00000000" w:rsidRPr="00000000">
        <w:rPr>
          <w:rtl w:val="0"/>
        </w:rPr>
      </w:r>
    </w:p>
    <w:p w:rsidR="00000000" w:rsidDel="00000000" w:rsidP="00000000" w:rsidRDefault="00000000" w:rsidRPr="00000000" w14:paraId="00000108">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'No' to Q22.]</w:t>
      </w:r>
      <w:r w:rsidDel="00000000" w:rsidR="00000000" w:rsidRPr="00000000">
        <w:rPr>
          <w:rtl w:val="0"/>
        </w:rPr>
      </w:r>
    </w:p>
    <w:p w:rsidR="00000000" w:rsidDel="00000000" w:rsidP="00000000" w:rsidRDefault="00000000" w:rsidRPr="00000000" w14:paraId="00000109">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10A">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10B">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10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0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0E">
      <w:pPr>
        <w:spacing w:after="60" w:before="120" w:lineRule="auto"/>
        <w:rPr/>
      </w:pPr>
      <w:r w:rsidDel="00000000" w:rsidR="00000000" w:rsidRPr="00000000">
        <w:rPr>
          <w:rFonts w:ascii="Arial" w:cs="Arial" w:eastAsia="Arial" w:hAnsi="Arial"/>
          <w:b w:val="1"/>
          <w:bCs w:val="1"/>
          <w:sz w:val="20"/>
          <w:szCs w:val="20"/>
          <w:rtl w:val="0"/>
        </w:rPr>
        <w:t xml:space="preserve">25. </w:t>
      </w:r>
      <w:r w:rsidDel="00000000" w:rsidR="00000000" w:rsidRPr="00000000">
        <w:rPr>
          <w:rFonts w:ascii="Arial" w:cs="Arial" w:eastAsia="Arial" w:hAnsi="Arial"/>
          <w:sz w:val="20"/>
          <w:szCs w:val="20"/>
          <w:rtl w:val="0"/>
        </w:rPr>
        <w:t xml:space="preserve">In order to catch criminals, do you believe that the authorities must always respect the law, or that they should sometimes act outside the law?</w:t>
      </w:r>
      <w:r w:rsidDel="00000000" w:rsidR="00000000" w:rsidRPr="00000000">
        <w:rPr>
          <w:rtl w:val="0"/>
        </w:rPr>
      </w:r>
    </w:p>
    <w:p w:rsidR="00000000" w:rsidDel="00000000" w:rsidP="00000000" w:rsidRDefault="00000000" w:rsidRPr="00000000" w14:paraId="0000010F">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They must always respect the law</w:t>
      </w:r>
      <w:r w:rsidDel="00000000" w:rsidR="00000000" w:rsidRPr="00000000">
        <w:rPr>
          <w:rtl w:val="0"/>
        </w:rPr>
      </w:r>
    </w:p>
    <w:p w:rsidR="00000000" w:rsidDel="00000000" w:rsidP="00000000" w:rsidRDefault="00000000" w:rsidRPr="00000000" w14:paraId="00000110">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They may sometimes act outside the law</w:t>
      </w:r>
      <w:r w:rsidDel="00000000" w:rsidR="00000000" w:rsidRPr="00000000">
        <w:rPr>
          <w:rtl w:val="0"/>
        </w:rPr>
      </w:r>
    </w:p>
    <w:p w:rsidR="00000000" w:rsidDel="00000000" w:rsidP="00000000" w:rsidRDefault="00000000" w:rsidRPr="00000000" w14:paraId="00000111">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12">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13">
      <w:pPr>
        <w:pBdr>
          <w:bottom w:color="999999" w:space="1" w:sz="6" w:val="single"/>
        </w:pBd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000000" w:space="0" w:sz="0" w:val="nil"/>
              <w:bottom w:color="999999" w:space="0" w:sz="4" w:val="single"/>
              <w:right w:color="000000" w:space="0" w:sz="0" w:val="nil"/>
            </w:tcBorders>
            <w:shd w:fill="d9d9d9" w:val="clear"/>
            <w:tcMar>
              <w:top w:w="80.0" w:type="dxa"/>
              <w:left w:w="160.0" w:type="dxa"/>
              <w:bottom w:w="80.0" w:type="dxa"/>
              <w:right w:w="16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mallCaps w:val="1"/>
                <w:sz w:val="22"/>
                <w:szCs w:val="22"/>
                <w:rtl w:val="0"/>
              </w:rPr>
              <w:t xml:space="preserve">SECTION B: TREN DE ARAGUA</w:t>
            </w:r>
            <w:r w:rsidDel="00000000" w:rsidR="00000000" w:rsidRPr="00000000">
              <w:rPr>
                <w:rtl w:val="0"/>
              </w:rPr>
            </w:r>
          </w:p>
        </w:tc>
      </w:tr>
    </w:tbl>
    <w:p w:rsidR="00000000" w:rsidDel="00000000" w:rsidP="00000000" w:rsidRDefault="00000000" w:rsidRPr="00000000" w14:paraId="00000115">
      <w:pPr>
        <w:spacing w:after="80" w:lineRule="auto"/>
        <w:rPr/>
      </w:pPr>
      <w:r w:rsidDel="00000000" w:rsidR="00000000" w:rsidRPr="00000000">
        <w:rPr>
          <w:rtl w:val="0"/>
        </w:rPr>
      </w:r>
    </w:p>
    <w:p w:rsidR="00000000" w:rsidDel="00000000" w:rsidP="00000000" w:rsidRDefault="00000000" w:rsidRPr="00000000" w14:paraId="00000116">
      <w:pPr>
        <w:spacing w:after="60" w:before="120" w:lineRule="auto"/>
        <w:rPr/>
      </w:pPr>
      <w:r w:rsidDel="00000000" w:rsidR="00000000" w:rsidRPr="00000000">
        <w:rPr>
          <w:rFonts w:ascii="Arial" w:cs="Arial" w:eastAsia="Arial" w:hAnsi="Arial"/>
          <w:b w:val="1"/>
          <w:bCs w:val="1"/>
          <w:sz w:val="20"/>
          <w:szCs w:val="20"/>
          <w:rtl w:val="0"/>
        </w:rPr>
        <w:t xml:space="preserve">26. </w:t>
      </w:r>
      <w:r w:rsidDel="00000000" w:rsidR="00000000" w:rsidRPr="00000000">
        <w:rPr>
          <w:rFonts w:ascii="Arial" w:cs="Arial" w:eastAsia="Arial" w:hAnsi="Arial"/>
          <w:sz w:val="20"/>
          <w:szCs w:val="20"/>
          <w:rtl w:val="0"/>
        </w:rPr>
        <w:t xml:space="preserve">Have you ever heard of Tren de Aragua?</w:t>
      </w:r>
      <w:r w:rsidDel="00000000" w:rsidR="00000000" w:rsidRPr="00000000">
        <w:rPr>
          <w:rtl w:val="0"/>
        </w:rPr>
      </w:r>
    </w:p>
    <w:p w:rsidR="00000000" w:rsidDel="00000000" w:rsidP="00000000" w:rsidRDefault="00000000" w:rsidRPr="00000000" w14:paraId="00000117">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118">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119">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11A">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1B">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1C">
      <w:pPr>
        <w:spacing w:after="60" w:before="120" w:lineRule="auto"/>
        <w:rPr/>
      </w:pPr>
      <w:r w:rsidDel="00000000" w:rsidR="00000000" w:rsidRPr="00000000">
        <w:rPr>
          <w:rFonts w:ascii="Arial" w:cs="Arial" w:eastAsia="Arial" w:hAnsi="Arial"/>
          <w:b w:val="1"/>
          <w:bCs w:val="1"/>
          <w:sz w:val="20"/>
          <w:szCs w:val="20"/>
          <w:rtl w:val="0"/>
        </w:rPr>
        <w:t xml:space="preserve">27. [For people who say yes] </w:t>
      </w:r>
      <w:r w:rsidDel="00000000" w:rsidR="00000000" w:rsidRPr="00000000">
        <w:rPr>
          <w:rtl w:val="0"/>
        </w:rPr>
        <w:t xml:space="preserve">What is it?</w:t>
      </w:r>
    </w:p>
    <w:p w:rsidR="00000000" w:rsidDel="00000000" w:rsidP="00000000" w:rsidRDefault="00000000" w:rsidRPr="00000000" w14:paraId="0000011D">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'Yes' to Q26. Record open-ended response.]</w:t>
      </w:r>
      <w:r w:rsidDel="00000000" w:rsidR="00000000" w:rsidRPr="00000000">
        <w:rPr>
          <w:rtl w:val="0"/>
        </w:rPr>
      </w:r>
    </w:p>
    <w:p w:rsidR="00000000" w:rsidDel="00000000" w:rsidP="00000000" w:rsidRDefault="00000000" w:rsidRPr="00000000" w14:paraId="0000011E">
      <w:pPr>
        <w:spacing w:after="40" w:before="60" w:lineRule="auto"/>
        <w:ind w:left="720" w:firstLine="0"/>
        <w:rPr/>
      </w:pPr>
      <w:r w:rsidDel="00000000" w:rsidR="00000000" w:rsidRPr="00000000">
        <w:rPr>
          <w:rFonts w:ascii="Arial" w:cs="Arial" w:eastAsia="Arial" w:hAnsi="Arial"/>
          <w:sz w:val="20"/>
          <w:szCs w:val="20"/>
          <w:rtl w:val="0"/>
        </w:rPr>
        <w:t xml:space="preserve">Response: _______________________________________________________________</w:t>
      </w:r>
      <w:r w:rsidDel="00000000" w:rsidR="00000000" w:rsidRPr="00000000">
        <w:rPr>
          <w:rtl w:val="0"/>
        </w:rPr>
      </w:r>
    </w:p>
    <w:p w:rsidR="00000000" w:rsidDel="00000000" w:rsidP="00000000" w:rsidRDefault="00000000" w:rsidRPr="00000000" w14:paraId="0000011F">
      <w:pPr>
        <w:spacing w:after="40" w:before="20" w:lineRule="auto"/>
        <w:ind w:left="720" w:firstLine="0"/>
        <w:rPr/>
      </w:pPr>
      <w:r w:rsidDel="00000000" w:rsidR="00000000" w:rsidRPr="00000000">
        <w:rPr>
          <w:rFonts w:ascii="Arial" w:cs="Arial" w:eastAsia="Arial" w:hAnsi="Arial"/>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2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21">
      <w:pPr>
        <w:spacing w:after="60" w:before="120" w:lineRule="auto"/>
        <w:rPr/>
      </w:pPr>
      <w:r w:rsidDel="00000000" w:rsidR="00000000" w:rsidRPr="00000000">
        <w:rPr>
          <w:rFonts w:ascii="Arial" w:cs="Arial" w:eastAsia="Arial" w:hAnsi="Arial"/>
          <w:b w:val="1"/>
          <w:bCs w:val="1"/>
          <w:sz w:val="20"/>
          <w:szCs w:val="20"/>
          <w:rtl w:val="0"/>
        </w:rPr>
        <w:t xml:space="preserve">28. </w:t>
      </w:r>
      <w:r w:rsidDel="00000000" w:rsidR="00000000" w:rsidRPr="00000000">
        <w:rPr>
          <w:b w:val="1"/>
          <w:bCs w:val="1"/>
          <w:rtl w:val="0"/>
        </w:rPr>
        <w:t xml:space="preserve"> [For people who say yes] </w:t>
      </w:r>
      <w:r w:rsidDel="00000000" w:rsidR="00000000" w:rsidRPr="00000000">
        <w:rPr>
          <w:rFonts w:ascii="Arial" w:cs="Arial" w:eastAsia="Arial" w:hAnsi="Arial"/>
          <w:sz w:val="20"/>
          <w:szCs w:val="20"/>
          <w:rtl w:val="0"/>
        </w:rPr>
        <w:t xml:space="preserve">Which of the following statements about Tren de Aragua do you agree with? Select all that apply.</w:t>
      </w:r>
      <w:r w:rsidDel="00000000" w:rsidR="00000000" w:rsidRPr="00000000">
        <w:rPr>
          <w:rtl w:val="0"/>
        </w:rPr>
      </w:r>
    </w:p>
    <w:p w:rsidR="00000000" w:rsidDel="00000000" w:rsidP="00000000" w:rsidRDefault="00000000" w:rsidRPr="00000000" w14:paraId="00000122">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'Yes' to Q26.]</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123">
            <w:pPr>
              <w:rPr/>
            </w:pPr>
            <w:sdt>
              <w:sdtPr>
                <w:id w:val="1657684690"/>
                <w:tag w:val="goog_rdk_75"/>
              </w:sdtPr>
              <w:sdtContent>
                <w:commentRangeStart w:id="5"/>
              </w:sdtContent>
            </w:sdt>
            <w:r w:rsidDel="00000000" w:rsidR="00000000" w:rsidRPr="00000000">
              <w:rPr>
                <w:rFonts w:ascii="Arial" w:cs="Arial" w:eastAsia="Arial" w:hAnsi="Arial"/>
                <w:b w:val="1"/>
                <w:bCs w:val="1"/>
                <w:smallCaps w:val="1"/>
                <w:color w:val="333333"/>
                <w:sz w:val="18"/>
                <w:szCs w:val="18"/>
                <w:rtl w:val="0"/>
              </w:rPr>
              <w:t xml:space="preserve">DO NOT READ OPTIONS ALOUD.</w:t>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124">
      <w:pPr>
        <w:spacing w:after="40" w:before="40" w:lineRule="auto"/>
        <w:ind w:left="720" w:firstLine="0"/>
        <w:rPr/>
      </w:pPr>
      <w:r w:rsidDel="00000000" w:rsidR="00000000" w:rsidRPr="00000000">
        <w:rPr>
          <w:rFonts w:ascii="Arial" w:cs="Arial" w:eastAsia="Arial" w:hAnsi="Arial"/>
          <w:sz w:val="20"/>
          <w:szCs w:val="20"/>
          <w:rtl w:val="0"/>
        </w:rPr>
        <w:t xml:space="preserve">☐  Tren de Aragua represents a threat to the security of the country</w:t>
      </w:r>
      <w:r w:rsidDel="00000000" w:rsidR="00000000" w:rsidRPr="00000000">
        <w:rPr>
          <w:rtl w:val="0"/>
        </w:rPr>
      </w:r>
    </w:p>
    <w:p w:rsidR="00000000" w:rsidDel="00000000" w:rsidP="00000000" w:rsidRDefault="00000000" w:rsidRPr="00000000" w14:paraId="00000125">
      <w:pPr>
        <w:spacing w:after="40" w:before="40" w:lineRule="auto"/>
        <w:ind w:left="720" w:firstLine="0"/>
        <w:rPr/>
      </w:pPr>
      <w:r w:rsidDel="00000000" w:rsidR="00000000" w:rsidRPr="00000000">
        <w:rPr>
          <w:rFonts w:ascii="Arial" w:cs="Arial" w:eastAsia="Arial" w:hAnsi="Arial"/>
          <w:sz w:val="20"/>
          <w:szCs w:val="20"/>
          <w:rtl w:val="0"/>
        </w:rPr>
        <w:t xml:space="preserve">☐  Tren de Aragua represents a threat to me and my family</w:t>
      </w:r>
      <w:r w:rsidDel="00000000" w:rsidR="00000000" w:rsidRPr="00000000">
        <w:rPr>
          <w:rtl w:val="0"/>
        </w:rPr>
      </w:r>
    </w:p>
    <w:p w:rsidR="00000000" w:rsidDel="00000000" w:rsidP="00000000" w:rsidRDefault="00000000" w:rsidRPr="00000000" w14:paraId="00000126">
      <w:pPr>
        <w:spacing w:after="40" w:before="40" w:lineRule="auto"/>
        <w:ind w:left="720" w:firstLine="0"/>
        <w:rPr/>
      </w:pPr>
      <w:r w:rsidDel="00000000" w:rsidR="00000000" w:rsidRPr="00000000">
        <w:rPr>
          <w:rFonts w:ascii="Arial" w:cs="Arial" w:eastAsia="Arial" w:hAnsi="Arial"/>
          <w:sz w:val="20"/>
          <w:szCs w:val="20"/>
          <w:rtl w:val="0"/>
        </w:rPr>
        <w:t xml:space="preserve">☐  The government controls / runs Tren de Aragua</w:t>
      </w:r>
      <w:r w:rsidDel="00000000" w:rsidR="00000000" w:rsidRPr="00000000">
        <w:rPr>
          <w:rtl w:val="0"/>
        </w:rPr>
      </w:r>
    </w:p>
    <w:p w:rsidR="00000000" w:rsidDel="00000000" w:rsidP="00000000" w:rsidRDefault="00000000" w:rsidRPr="00000000" w14:paraId="00000127">
      <w:pPr>
        <w:spacing w:after="40" w:before="40" w:lineRule="auto"/>
        <w:ind w:left="720" w:firstLine="0"/>
        <w:rPr/>
      </w:pPr>
      <w:r w:rsidDel="00000000" w:rsidR="00000000" w:rsidRPr="00000000">
        <w:rPr>
          <w:rFonts w:ascii="Arial" w:cs="Arial" w:eastAsia="Arial" w:hAnsi="Arial"/>
          <w:sz w:val="20"/>
          <w:szCs w:val="20"/>
          <w:rtl w:val="0"/>
        </w:rPr>
        <w:t xml:space="preserve">☐  The Maduro government sent Tren de Aragua members to the United States to destabilize the country</w:t>
      </w:r>
      <w:r w:rsidDel="00000000" w:rsidR="00000000" w:rsidRPr="00000000">
        <w:rPr>
          <w:rtl w:val="0"/>
        </w:rPr>
      </w:r>
    </w:p>
    <w:p w:rsidR="00000000" w:rsidDel="00000000" w:rsidP="00000000" w:rsidRDefault="00000000" w:rsidRPr="00000000" w14:paraId="00000128">
      <w:pPr>
        <w:spacing w:after="40" w:before="40" w:lineRule="auto"/>
        <w:ind w:left="720" w:firstLine="0"/>
        <w:rPr/>
      </w:pPr>
      <w:r w:rsidDel="00000000" w:rsidR="00000000" w:rsidRPr="00000000">
        <w:rPr>
          <w:rFonts w:ascii="Arial" w:cs="Arial" w:eastAsia="Arial" w:hAnsi="Arial"/>
          <w:sz w:val="20"/>
          <w:szCs w:val="20"/>
          <w:rtl w:val="0"/>
        </w:rPr>
        <w:t xml:space="preserve">☐  Tren de Aragua is less powerful than most people think</w:t>
      </w:r>
      <w:r w:rsidDel="00000000" w:rsidR="00000000" w:rsidRPr="00000000">
        <w:rPr>
          <w:rtl w:val="0"/>
        </w:rPr>
      </w:r>
    </w:p>
    <w:p w:rsidR="00000000" w:rsidDel="00000000" w:rsidP="00000000" w:rsidRDefault="00000000" w:rsidRPr="00000000" w14:paraId="00000129">
      <w:pPr>
        <w:spacing w:after="40" w:before="40" w:lineRule="auto"/>
        <w:ind w:left="720" w:firstLine="0"/>
        <w:rPr/>
      </w:pPr>
      <w:r w:rsidDel="00000000" w:rsidR="00000000" w:rsidRPr="00000000">
        <w:rPr>
          <w:rFonts w:ascii="Arial" w:cs="Arial" w:eastAsia="Arial" w:hAnsi="Arial"/>
          <w:sz w:val="20"/>
          <w:szCs w:val="20"/>
          <w:rtl w:val="0"/>
        </w:rPr>
        <w:t xml:space="preserve">☐  Tren de Aragua is more powerful than most people think</w:t>
      </w:r>
      <w:r w:rsidDel="00000000" w:rsidR="00000000" w:rsidRPr="00000000">
        <w:rPr>
          <w:rtl w:val="0"/>
        </w:rPr>
      </w:r>
    </w:p>
    <w:p w:rsidR="00000000" w:rsidDel="00000000" w:rsidP="00000000" w:rsidRDefault="00000000" w:rsidRPr="00000000" w14:paraId="0000012A">
      <w:pPr>
        <w:spacing w:after="40" w:before="40" w:lineRule="auto"/>
        <w:ind w:left="720" w:firstLine="0"/>
        <w:rPr/>
      </w:pPr>
      <w:r w:rsidDel="00000000" w:rsidR="00000000" w:rsidRPr="00000000">
        <w:rPr>
          <w:rFonts w:ascii="Arial" w:cs="Arial" w:eastAsia="Arial" w:hAnsi="Arial"/>
          <w:sz w:val="20"/>
          <w:szCs w:val="20"/>
          <w:rtl w:val="0"/>
        </w:rPr>
        <w:t xml:space="preserve">☐  I do not agree with any of these statements</w:t>
      </w:r>
      <w:r w:rsidDel="00000000" w:rsidR="00000000" w:rsidRPr="00000000">
        <w:rPr>
          <w:rtl w:val="0"/>
        </w:rPr>
      </w:r>
    </w:p>
    <w:p w:rsidR="00000000" w:rsidDel="00000000" w:rsidP="00000000" w:rsidRDefault="00000000" w:rsidRPr="00000000" w14:paraId="0000012B">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2C">
      <w:pPr>
        <w:pBdr>
          <w:bottom w:color="999999" w:space="1" w:sz="6" w:val="single"/>
        </w:pBd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000000" w:space="0" w:sz="0" w:val="nil"/>
              <w:bottom w:color="999999" w:space="0" w:sz="4" w:val="single"/>
              <w:right w:color="000000" w:space="0" w:sz="0" w:val="nil"/>
            </w:tcBorders>
            <w:shd w:fill="d9d9d9" w:val="clear"/>
            <w:tcMar>
              <w:top w:w="80.0" w:type="dxa"/>
              <w:left w:w="160.0" w:type="dxa"/>
              <w:bottom w:w="80.0" w:type="dxa"/>
              <w:right w:w="16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mallCaps w:val="1"/>
                <w:sz w:val="22"/>
                <w:szCs w:val="22"/>
                <w:rtl w:val="0"/>
              </w:rPr>
              <w:t xml:space="preserve">SECTION C: VENEZUELA AND THE UNITED STATES</w:t>
            </w:r>
            <w:r w:rsidDel="00000000" w:rsidR="00000000" w:rsidRPr="00000000">
              <w:rPr>
                <w:rtl w:val="0"/>
              </w:rPr>
            </w:r>
          </w:p>
        </w:tc>
      </w:tr>
    </w:tbl>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spacing w:after="60" w:before="120" w:lineRule="auto"/>
        <w:rPr/>
      </w:pPr>
      <w:r w:rsidDel="00000000" w:rsidR="00000000" w:rsidRPr="00000000">
        <w:rPr>
          <w:rFonts w:ascii="Arial" w:cs="Arial" w:eastAsia="Arial" w:hAnsi="Arial"/>
          <w:b w:val="1"/>
          <w:bCs w:val="1"/>
          <w:sz w:val="20"/>
          <w:szCs w:val="20"/>
          <w:rtl w:val="0"/>
        </w:rPr>
        <w:t xml:space="preserve">29. </w:t>
      </w:r>
      <w:r w:rsidDel="00000000" w:rsidR="00000000" w:rsidRPr="00000000">
        <w:rPr>
          <w:rFonts w:ascii="Arial" w:cs="Arial" w:eastAsia="Arial" w:hAnsi="Arial"/>
          <w:sz w:val="20"/>
          <w:szCs w:val="20"/>
          <w:rtl w:val="0"/>
        </w:rPr>
        <w:t xml:space="preserve">Last year, the United States government removed hundreds of Venezuelans to a maximum-security prison in El Salvador called CECOT. Do you remember hearing anything about this?</w:t>
      </w:r>
      <w:r w:rsidDel="00000000" w:rsidR="00000000" w:rsidRPr="00000000">
        <w:rPr>
          <w:rtl w:val="0"/>
        </w:rPr>
      </w:r>
    </w:p>
    <w:p w:rsidR="00000000" w:rsidDel="00000000" w:rsidP="00000000" w:rsidRDefault="00000000" w:rsidRPr="00000000" w14:paraId="00000130">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131">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132">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133">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34">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35">
      <w:pPr>
        <w:spacing w:after="60" w:before="120" w:lineRule="auto"/>
        <w:rPr/>
      </w:pPr>
      <w:r w:rsidDel="00000000" w:rsidR="00000000" w:rsidRPr="00000000">
        <w:rPr>
          <w:rFonts w:ascii="Arial" w:cs="Arial" w:eastAsia="Arial" w:hAnsi="Arial"/>
          <w:b w:val="1"/>
          <w:bCs w:val="1"/>
          <w:sz w:val="20"/>
          <w:szCs w:val="20"/>
          <w:rtl w:val="0"/>
        </w:rPr>
        <w:t xml:space="preserve">30. </w:t>
      </w:r>
      <w:r w:rsidDel="00000000" w:rsidR="00000000" w:rsidRPr="00000000">
        <w:rPr>
          <w:rFonts w:ascii="Arial" w:cs="Arial" w:eastAsia="Arial" w:hAnsi="Arial"/>
          <w:sz w:val="20"/>
          <w:szCs w:val="20"/>
          <w:rtl w:val="0"/>
        </w:rPr>
        <w:t xml:space="preserve">Which of the following best describes what happened to those Venezuelans?</w:t>
      </w:r>
      <w:r w:rsidDel="00000000" w:rsidR="00000000" w:rsidRPr="00000000">
        <w:rPr>
          <w:rtl w:val="0"/>
        </w:rPr>
      </w:r>
    </w:p>
    <w:p w:rsidR="00000000" w:rsidDel="00000000" w:rsidP="00000000" w:rsidRDefault="00000000" w:rsidRPr="00000000" w14:paraId="00000136">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'Yes' to Q29.]</w:t>
      </w:r>
      <w:r w:rsidDel="00000000" w:rsidR="00000000" w:rsidRPr="00000000">
        <w:rPr>
          <w:rtl w:val="0"/>
        </w:rPr>
      </w:r>
    </w:p>
    <w:p w:rsidR="00000000" w:rsidDel="00000000" w:rsidP="00000000" w:rsidRDefault="00000000" w:rsidRPr="00000000" w14:paraId="00000137">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They are still in prison in CECOT</w:t>
      </w:r>
      <w:r w:rsidDel="00000000" w:rsidR="00000000" w:rsidRPr="00000000">
        <w:rPr>
          <w:rtl w:val="0"/>
        </w:rPr>
      </w:r>
    </w:p>
    <w:p w:rsidR="00000000" w:rsidDel="00000000" w:rsidP="00000000" w:rsidRDefault="00000000" w:rsidRPr="00000000" w14:paraId="00000138">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They were returned to their families in Venezuela</w:t>
      </w:r>
      <w:r w:rsidDel="00000000" w:rsidR="00000000" w:rsidRPr="00000000">
        <w:rPr>
          <w:rtl w:val="0"/>
        </w:rPr>
      </w:r>
    </w:p>
    <w:p w:rsidR="00000000" w:rsidDel="00000000" w:rsidP="00000000" w:rsidRDefault="00000000" w:rsidRPr="00000000" w14:paraId="00000139">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They were moved from CECOT to a prison in Venezuela</w:t>
      </w:r>
      <w:r w:rsidDel="00000000" w:rsidR="00000000" w:rsidRPr="00000000">
        <w:rPr>
          <w:rtl w:val="0"/>
        </w:rPr>
      </w:r>
    </w:p>
    <w:p w:rsidR="00000000" w:rsidDel="00000000" w:rsidP="00000000" w:rsidRDefault="00000000" w:rsidRPr="00000000" w14:paraId="0000013A">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They returned to the United States</w:t>
      </w:r>
      <w:r w:rsidDel="00000000" w:rsidR="00000000" w:rsidRPr="00000000">
        <w:rPr>
          <w:rtl w:val="0"/>
        </w:rPr>
      </w:r>
    </w:p>
    <w:p w:rsidR="00000000" w:rsidDel="00000000" w:rsidP="00000000" w:rsidRDefault="00000000" w:rsidRPr="00000000" w14:paraId="0000013B">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3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3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3E">
      <w:pPr>
        <w:spacing w:after="60" w:before="120" w:lineRule="auto"/>
        <w:rPr/>
      </w:pPr>
      <w:r w:rsidDel="00000000" w:rsidR="00000000" w:rsidRPr="00000000">
        <w:rPr>
          <w:rFonts w:ascii="Arial" w:cs="Arial" w:eastAsia="Arial" w:hAnsi="Arial"/>
          <w:b w:val="1"/>
          <w:bCs w:val="1"/>
          <w:sz w:val="20"/>
          <w:szCs w:val="20"/>
          <w:rtl w:val="0"/>
        </w:rPr>
        <w:t xml:space="preserve">31. </w:t>
      </w:r>
      <w:sdt>
        <w:sdtPr>
          <w:id w:val="1909358028"/>
          <w:tag w:val="goog_rdk_76"/>
        </w:sdtPr>
        <w:sdtContent>
          <w:commentRangeStart w:id="6"/>
        </w:sdtContent>
      </w:sdt>
      <w:r w:rsidDel="00000000" w:rsidR="00000000" w:rsidRPr="00000000">
        <w:rPr>
          <w:rFonts w:ascii="Arial" w:cs="Arial" w:eastAsia="Arial" w:hAnsi="Arial"/>
          <w:sz w:val="20"/>
          <w:szCs w:val="20"/>
          <w:rtl w:val="0"/>
        </w:rPr>
        <w:t xml:space="preserve">The U.S. government claims that those Venezuelans are members of the gang Tren de Aragua, but journalists who investigated found that very few of them have serious criminal records</w:t>
      </w:r>
      <w:commentRangeEnd w:id="6"/>
      <w:r w:rsidDel="00000000" w:rsidR="00000000" w:rsidRPr="00000000">
        <w:commentReference w:id="6"/>
      </w:r>
      <w:r w:rsidDel="00000000" w:rsidR="00000000" w:rsidRPr="00000000">
        <w:rPr>
          <w:rFonts w:ascii="Arial" w:cs="Arial" w:eastAsia="Arial" w:hAnsi="Arial"/>
          <w:sz w:val="20"/>
          <w:szCs w:val="20"/>
          <w:rtl w:val="0"/>
        </w:rPr>
        <w:t xml:space="preserve">. What do you think?</w:t>
      </w:r>
      <w:r w:rsidDel="00000000" w:rsidR="00000000" w:rsidRPr="00000000">
        <w:rPr>
          <w:rtl w:val="0"/>
        </w:rPr>
      </w:r>
    </w:p>
    <w:p w:rsidR="00000000" w:rsidDel="00000000" w:rsidP="00000000" w:rsidRDefault="00000000" w:rsidRPr="00000000" w14:paraId="0000013F">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'Yes' to Q29.]</w:t>
      </w:r>
      <w:r w:rsidDel="00000000" w:rsidR="00000000" w:rsidRPr="00000000">
        <w:rPr>
          <w:rtl w:val="0"/>
        </w:rPr>
      </w:r>
    </w:p>
    <w:p w:rsidR="00000000" w:rsidDel="00000000" w:rsidP="00000000" w:rsidRDefault="00000000" w:rsidRPr="00000000" w14:paraId="00000140">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All of them are members of Tren de Aragua</w:t>
      </w:r>
      <w:r w:rsidDel="00000000" w:rsidR="00000000" w:rsidRPr="00000000">
        <w:rPr>
          <w:rtl w:val="0"/>
        </w:rPr>
      </w:r>
    </w:p>
    <w:p w:rsidR="00000000" w:rsidDel="00000000" w:rsidP="00000000" w:rsidRDefault="00000000" w:rsidRPr="00000000" w14:paraId="00000141">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Most are members of Tren de Aragua</w:t>
      </w:r>
      <w:r w:rsidDel="00000000" w:rsidR="00000000" w:rsidRPr="00000000">
        <w:rPr>
          <w:rtl w:val="0"/>
        </w:rPr>
      </w:r>
    </w:p>
    <w:p w:rsidR="00000000" w:rsidDel="00000000" w:rsidP="00000000" w:rsidRDefault="00000000" w:rsidRPr="00000000" w14:paraId="00000142">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About half are members of Tren de Aragua</w:t>
      </w:r>
      <w:r w:rsidDel="00000000" w:rsidR="00000000" w:rsidRPr="00000000">
        <w:rPr>
          <w:rtl w:val="0"/>
        </w:rPr>
      </w:r>
    </w:p>
    <w:p w:rsidR="00000000" w:rsidDel="00000000" w:rsidP="00000000" w:rsidRDefault="00000000" w:rsidRPr="00000000" w14:paraId="00000143">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Few are members of Tren de Aragua</w:t>
      </w:r>
      <w:r w:rsidDel="00000000" w:rsidR="00000000" w:rsidRPr="00000000">
        <w:rPr>
          <w:rtl w:val="0"/>
        </w:rPr>
      </w:r>
    </w:p>
    <w:p w:rsidR="00000000" w:rsidDel="00000000" w:rsidP="00000000" w:rsidRDefault="00000000" w:rsidRPr="00000000" w14:paraId="00000144">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None are members of Tren de Aragua</w:t>
      </w:r>
      <w:r w:rsidDel="00000000" w:rsidR="00000000" w:rsidRPr="00000000">
        <w:rPr>
          <w:rtl w:val="0"/>
        </w:rPr>
      </w:r>
    </w:p>
    <w:p w:rsidR="00000000" w:rsidDel="00000000" w:rsidP="00000000" w:rsidRDefault="00000000" w:rsidRPr="00000000" w14:paraId="00000145">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46">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48">
      <w:pPr>
        <w:spacing w:after="60" w:before="120" w:lineRule="auto"/>
        <w:rPr/>
      </w:pPr>
      <w:r w:rsidDel="00000000" w:rsidR="00000000" w:rsidRPr="00000000">
        <w:rPr>
          <w:rFonts w:ascii="Arial" w:cs="Arial" w:eastAsia="Arial" w:hAnsi="Arial"/>
          <w:b w:val="1"/>
          <w:bCs w:val="1"/>
          <w:sz w:val="20"/>
          <w:szCs w:val="20"/>
          <w:rtl w:val="0"/>
        </w:rPr>
        <w:t xml:space="preserve">32. </w:t>
      </w:r>
      <w:r w:rsidDel="00000000" w:rsidR="00000000" w:rsidRPr="00000000">
        <w:rPr>
          <w:rFonts w:ascii="Arial" w:cs="Arial" w:eastAsia="Arial" w:hAnsi="Arial"/>
          <w:sz w:val="20"/>
          <w:szCs w:val="20"/>
          <w:rtl w:val="0"/>
        </w:rPr>
        <w:t xml:space="preserve">After U.S. force</w:t>
      </w:r>
      <w:sdt>
        <w:sdtPr>
          <w:id w:val="-115712584"/>
          <w:tag w:val="goog_rdk_77"/>
        </w:sdtPr>
        <w:sdtContent>
          <w:ins w:author="David Dow" w:id="2" w:date="2026-03-02T23:44:30Z"/>
          <w:sdt>
            <w:sdtPr>
              <w:id w:val="1623165201"/>
              <w:tag w:val="goog_rdk_78"/>
            </w:sdtPr>
            <w:sdtContent>
              <w:ins w:author="David Dow" w:id="2" w:date="2026-03-02T23:44:30Z">
                <w:r w:rsidDel="00000000" w:rsidR="00000000" w:rsidRPr="00000000">
                  <w:rPr>
                    <w:rtl w:val="0"/>
                    <w:rPrChange w:author="David Dow" w:id="3" w:date="2026-03-02T23:44:30Z">
                      <w:rPr>
                        <w:rFonts w:ascii="Arial" w:cs="Arial" w:eastAsia="Arial" w:hAnsi="Arial"/>
                        <w:sz w:val="20"/>
                        <w:szCs w:val="20"/>
                      </w:rPr>
                    </w:rPrChange>
                  </w:rPr>
                  <w:t xml:space="preserve">s</w:t>
                </w:r>
              </w:ins>
            </w:sdtContent>
          </w:sdt>
          <w:ins w:author="David Dow" w:id="2" w:date="2026-03-02T23:44:30Z"/>
        </w:sdtContent>
      </w:sdt>
      <w:sdt>
        <w:sdtPr>
          <w:id w:val="-1697091944"/>
          <w:tag w:val="goog_rdk_79"/>
        </w:sdtPr>
        <w:sdtContent>
          <w:del w:author="David Dow" w:id="2" w:date="2026-03-02T23:44:30Z">
            <w:r w:rsidDel="00000000" w:rsidR="00000000" w:rsidRPr="00000000">
              <w:rPr>
                <w:rFonts w:ascii="Arial" w:cs="Arial" w:eastAsia="Arial" w:hAnsi="Arial"/>
                <w:sz w:val="20"/>
                <w:szCs w:val="20"/>
                <w:rtl w:val="0"/>
              </w:rPr>
              <w:delText xml:space="preserve">d</w:delText>
            </w:r>
          </w:del>
        </w:sdtContent>
      </w:sdt>
      <w:r w:rsidDel="00000000" w:rsidR="00000000" w:rsidRPr="00000000">
        <w:rPr>
          <w:rFonts w:ascii="Arial" w:cs="Arial" w:eastAsia="Arial" w:hAnsi="Arial"/>
          <w:sz w:val="20"/>
          <w:szCs w:val="20"/>
          <w:rtl w:val="0"/>
        </w:rPr>
        <w:t xml:space="preserve"> r</w:t>
      </w:r>
      <w:r w:rsidDel="00000000" w:rsidR="00000000" w:rsidRPr="00000000">
        <w:rPr>
          <w:rtl w:val="0"/>
        </w:rPr>
        <w:t xml:space="preserve">emoved </w:t>
      </w:r>
      <w:r w:rsidDel="00000000" w:rsidR="00000000" w:rsidRPr="00000000">
        <w:rPr>
          <w:rFonts w:ascii="Arial" w:cs="Arial" w:eastAsia="Arial" w:hAnsi="Arial"/>
          <w:sz w:val="20"/>
          <w:szCs w:val="20"/>
          <w:rtl w:val="0"/>
        </w:rPr>
        <w:t xml:space="preserve">Nicolás Maduro </w:t>
      </w:r>
      <w:r w:rsidDel="00000000" w:rsidR="00000000" w:rsidRPr="00000000">
        <w:rPr>
          <w:rtl w:val="0"/>
        </w:rPr>
        <w:t xml:space="preserve">from Venezuela</w:t>
      </w:r>
      <w:r w:rsidDel="00000000" w:rsidR="00000000" w:rsidRPr="00000000">
        <w:rPr>
          <w:rFonts w:ascii="Arial" w:cs="Arial" w:eastAsia="Arial" w:hAnsi="Arial"/>
          <w:sz w:val="20"/>
          <w:szCs w:val="20"/>
          <w:rtl w:val="0"/>
        </w:rPr>
        <w:t xml:space="preserve">, Donald Trump stated in a press conference that the United States would 'run Venezuela's oil industry.' Which of the following responses, if any, did you have to that statement? Select all that apply.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smallCaps w:val="1"/>
                <w:color w:val="333333"/>
                <w:sz w:val="18"/>
                <w:szCs w:val="18"/>
                <w:rtl w:val="0"/>
              </w:rPr>
              <w:t xml:space="preserve">DO NOT READ OPTIONS ALOUD. CHECK ALL THAT APPLY.</w:t>
            </w:r>
            <w:r w:rsidDel="00000000" w:rsidR="00000000" w:rsidRPr="00000000">
              <w:rPr>
                <w:rtl w:val="0"/>
              </w:rPr>
            </w:r>
          </w:p>
        </w:tc>
      </w:tr>
    </w:tbl>
    <w:p w:rsidR="00000000" w:rsidDel="00000000" w:rsidP="00000000" w:rsidRDefault="00000000" w:rsidRPr="00000000" w14:paraId="0000014A">
      <w:pPr>
        <w:spacing w:after="40" w:before="40" w:lineRule="auto"/>
        <w:ind w:left="0" w:firstLine="0"/>
        <w:rPr/>
      </w:pPr>
      <w:r w:rsidDel="00000000" w:rsidR="00000000" w:rsidRPr="00000000">
        <w:rPr>
          <w:rFonts w:ascii="Arial" w:cs="Arial" w:eastAsia="Arial" w:hAnsi="Arial"/>
          <w:sz w:val="20"/>
          <w:szCs w:val="20"/>
          <w:rtl w:val="0"/>
        </w:rPr>
        <w:t xml:space="preserve">☐  I felt indignation</w:t>
      </w:r>
      <w:r w:rsidDel="00000000" w:rsidR="00000000" w:rsidRPr="00000000">
        <w:rPr>
          <w:rtl w:val="0"/>
        </w:rPr>
      </w:r>
    </w:p>
    <w:p w:rsidR="00000000" w:rsidDel="00000000" w:rsidP="00000000" w:rsidRDefault="00000000" w:rsidRPr="00000000" w14:paraId="0000014B">
      <w:pPr>
        <w:spacing w:after="40" w:before="40" w:lineRule="auto"/>
        <w:ind w:left="720" w:firstLine="0"/>
        <w:rPr/>
      </w:pPr>
      <w:r w:rsidDel="00000000" w:rsidR="00000000" w:rsidRPr="00000000">
        <w:rPr>
          <w:rFonts w:ascii="Arial" w:cs="Arial" w:eastAsia="Arial" w:hAnsi="Arial"/>
          <w:sz w:val="20"/>
          <w:szCs w:val="20"/>
          <w:rtl w:val="0"/>
        </w:rPr>
        <w:t xml:space="preserve">☐  I was angry</w:t>
      </w:r>
      <w:r w:rsidDel="00000000" w:rsidR="00000000" w:rsidRPr="00000000">
        <w:rPr>
          <w:rtl w:val="0"/>
        </w:rPr>
      </w:r>
    </w:p>
    <w:p w:rsidR="00000000" w:rsidDel="00000000" w:rsidP="00000000" w:rsidRDefault="00000000" w:rsidRPr="00000000" w14:paraId="0000014C">
      <w:pPr>
        <w:spacing w:after="40" w:before="40" w:lineRule="auto"/>
        <w:ind w:left="720" w:firstLine="0"/>
        <w:rPr/>
      </w:pPr>
      <w:r w:rsidDel="00000000" w:rsidR="00000000" w:rsidRPr="00000000">
        <w:rPr>
          <w:rFonts w:ascii="Arial" w:cs="Arial" w:eastAsia="Arial" w:hAnsi="Arial"/>
          <w:sz w:val="20"/>
          <w:szCs w:val="20"/>
          <w:rtl w:val="0"/>
        </w:rPr>
        <w:t xml:space="preserve">☐  I was shocked</w:t>
      </w:r>
      <w:r w:rsidDel="00000000" w:rsidR="00000000" w:rsidRPr="00000000">
        <w:rPr>
          <w:rtl w:val="0"/>
        </w:rPr>
      </w:r>
    </w:p>
    <w:p w:rsidR="00000000" w:rsidDel="00000000" w:rsidP="00000000" w:rsidRDefault="00000000" w:rsidRPr="00000000" w14:paraId="0000014D">
      <w:pPr>
        <w:spacing w:after="40" w:before="40" w:lineRule="auto"/>
        <w:ind w:left="720" w:firstLine="0"/>
        <w:rPr/>
      </w:pPr>
      <w:r w:rsidDel="00000000" w:rsidR="00000000" w:rsidRPr="00000000">
        <w:rPr>
          <w:rFonts w:ascii="Arial" w:cs="Arial" w:eastAsia="Arial" w:hAnsi="Arial"/>
          <w:sz w:val="20"/>
          <w:szCs w:val="20"/>
          <w:rtl w:val="0"/>
        </w:rPr>
        <w:t xml:space="preserve">☐  It made sense to me</w:t>
      </w:r>
      <w:r w:rsidDel="00000000" w:rsidR="00000000" w:rsidRPr="00000000">
        <w:rPr>
          <w:rtl w:val="0"/>
        </w:rPr>
      </w:r>
    </w:p>
    <w:p w:rsidR="00000000" w:rsidDel="00000000" w:rsidP="00000000" w:rsidRDefault="00000000" w:rsidRPr="00000000" w14:paraId="0000014E">
      <w:pPr>
        <w:spacing w:after="40" w:before="40" w:lineRule="auto"/>
        <w:ind w:left="720" w:firstLine="0"/>
        <w:rPr/>
      </w:pPr>
      <w:r w:rsidDel="00000000" w:rsidR="00000000" w:rsidRPr="00000000">
        <w:rPr>
          <w:rFonts w:ascii="Arial" w:cs="Arial" w:eastAsia="Arial" w:hAnsi="Arial"/>
          <w:sz w:val="20"/>
          <w:szCs w:val="20"/>
          <w:rtl w:val="0"/>
        </w:rPr>
        <w:t xml:space="preserve">☐  I was happy / hopeful</w:t>
      </w:r>
      <w:r w:rsidDel="00000000" w:rsidR="00000000" w:rsidRPr="00000000">
        <w:rPr>
          <w:rtl w:val="0"/>
        </w:rPr>
      </w:r>
    </w:p>
    <w:p w:rsidR="00000000" w:rsidDel="00000000" w:rsidP="00000000" w:rsidRDefault="00000000" w:rsidRPr="00000000" w14:paraId="0000014F">
      <w:pPr>
        <w:spacing w:after="40" w:before="40" w:lineRule="auto"/>
        <w:ind w:left="720" w:firstLine="0"/>
        <w:rPr/>
      </w:pPr>
      <w:r w:rsidDel="00000000" w:rsidR="00000000" w:rsidRPr="00000000">
        <w:rPr>
          <w:rFonts w:ascii="Arial" w:cs="Arial" w:eastAsia="Arial" w:hAnsi="Arial"/>
          <w:sz w:val="20"/>
          <w:szCs w:val="20"/>
          <w:rtl w:val="0"/>
        </w:rPr>
        <w:t xml:space="preserve">☐  I was concerned</w:t>
      </w:r>
      <w:r w:rsidDel="00000000" w:rsidR="00000000" w:rsidRPr="00000000">
        <w:rPr>
          <w:rtl w:val="0"/>
        </w:rPr>
      </w:r>
    </w:p>
    <w:p w:rsidR="00000000" w:rsidDel="00000000" w:rsidP="00000000" w:rsidRDefault="00000000" w:rsidRPr="00000000" w14:paraId="00000150">
      <w:pPr>
        <w:spacing w:after="40" w:before="40" w:lineRule="auto"/>
        <w:ind w:left="720" w:firstLine="0"/>
        <w:rPr/>
      </w:pPr>
      <w:r w:rsidDel="00000000" w:rsidR="00000000" w:rsidRPr="00000000">
        <w:rPr>
          <w:rFonts w:ascii="Arial" w:cs="Arial" w:eastAsia="Arial" w:hAnsi="Arial"/>
          <w:sz w:val="20"/>
          <w:szCs w:val="20"/>
          <w:rtl w:val="0"/>
        </w:rPr>
        <w:t xml:space="preserve">☐  None of these responses apply to me</w:t>
      </w:r>
      <w:r w:rsidDel="00000000" w:rsidR="00000000" w:rsidRPr="00000000">
        <w:rPr>
          <w:rtl w:val="0"/>
        </w:rPr>
      </w:r>
    </w:p>
    <w:p w:rsidR="00000000" w:rsidDel="00000000" w:rsidP="00000000" w:rsidRDefault="00000000" w:rsidRPr="00000000" w14:paraId="00000151">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52">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53">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54">
      <w:pPr>
        <w:spacing w:after="60" w:before="120" w:lineRule="auto"/>
        <w:rPr/>
      </w:pPr>
      <w:r w:rsidDel="00000000" w:rsidR="00000000" w:rsidRPr="00000000">
        <w:rPr>
          <w:rFonts w:ascii="Arial" w:cs="Arial" w:eastAsia="Arial" w:hAnsi="Arial"/>
          <w:b w:val="1"/>
          <w:bCs w:val="1"/>
          <w:sz w:val="20"/>
          <w:szCs w:val="20"/>
          <w:rtl w:val="0"/>
        </w:rPr>
        <w:t xml:space="preserve">33. </w:t>
      </w:r>
      <w:r w:rsidDel="00000000" w:rsidR="00000000" w:rsidRPr="00000000">
        <w:rPr>
          <w:rFonts w:ascii="Arial" w:cs="Arial" w:eastAsia="Arial" w:hAnsi="Arial"/>
          <w:sz w:val="20"/>
          <w:szCs w:val="20"/>
          <w:rtl w:val="0"/>
        </w:rPr>
        <w:t xml:space="preserve">Some people say that the opening of the oil sector is being managed with transparency and efficiency, while other people say that there is a great deal of corruption and mismanagement. Which view is closer to your own?</w:t>
      </w:r>
      <w:r w:rsidDel="00000000" w:rsidR="00000000" w:rsidRPr="00000000">
        <w:rPr>
          <w:rtl w:val="0"/>
        </w:rPr>
      </w:r>
    </w:p>
    <w:p w:rsidR="00000000" w:rsidDel="00000000" w:rsidP="00000000" w:rsidRDefault="00000000" w:rsidRPr="00000000" w14:paraId="00000155">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Managed with transparency and efficiency</w:t>
      </w:r>
      <w:r w:rsidDel="00000000" w:rsidR="00000000" w:rsidRPr="00000000">
        <w:rPr>
          <w:rtl w:val="0"/>
        </w:rPr>
      </w:r>
    </w:p>
    <w:p w:rsidR="00000000" w:rsidDel="00000000" w:rsidP="00000000" w:rsidRDefault="00000000" w:rsidRPr="00000000" w14:paraId="00000156">
      <w:pPr>
        <w:spacing w:after="40" w:before="40" w:lineRule="auto"/>
        <w:ind w:left="720" w:firstLine="0"/>
        <w:rPr/>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Somewhere in the middle</w:t>
      </w:r>
      <w:r w:rsidDel="00000000" w:rsidR="00000000" w:rsidRPr="00000000">
        <w:rPr>
          <w:rtl w:val="0"/>
        </w:rPr>
      </w:r>
    </w:p>
    <w:p w:rsidR="00000000" w:rsidDel="00000000" w:rsidP="00000000" w:rsidRDefault="00000000" w:rsidRPr="00000000" w14:paraId="00000157">
      <w:pPr>
        <w:spacing w:after="40" w:before="40" w:lineRule="auto"/>
        <w:ind w:left="720" w:firstLine="0"/>
        <w:rPr/>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Lots of corruption and mismanagement</w:t>
      </w:r>
      <w:r w:rsidDel="00000000" w:rsidR="00000000" w:rsidRPr="00000000">
        <w:rPr>
          <w:rtl w:val="0"/>
        </w:rPr>
      </w:r>
    </w:p>
    <w:p w:rsidR="00000000" w:rsidDel="00000000" w:rsidP="00000000" w:rsidRDefault="00000000" w:rsidRPr="00000000" w14:paraId="00000158">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59">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5A">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5B">
      <w:pPr>
        <w:spacing w:after="60" w:before="120" w:lineRule="auto"/>
        <w:rPr/>
      </w:pPr>
      <w:r w:rsidDel="00000000" w:rsidR="00000000" w:rsidRPr="00000000">
        <w:rPr>
          <w:rFonts w:ascii="Arial" w:cs="Arial" w:eastAsia="Arial" w:hAnsi="Arial"/>
          <w:b w:val="1"/>
          <w:bCs w:val="1"/>
          <w:sz w:val="20"/>
          <w:szCs w:val="20"/>
          <w:rtl w:val="0"/>
        </w:rPr>
        <w:t xml:space="preserve">34. </w:t>
      </w:r>
      <w:r w:rsidDel="00000000" w:rsidR="00000000" w:rsidRPr="00000000">
        <w:rPr>
          <w:rFonts w:ascii="Arial" w:cs="Arial" w:eastAsia="Arial" w:hAnsi="Arial"/>
          <w:sz w:val="20"/>
          <w:szCs w:val="20"/>
          <w:rtl w:val="0"/>
        </w:rPr>
        <w:t xml:space="preserve">Some people say </w:t>
      </w:r>
      <w:r w:rsidDel="00000000" w:rsidR="00000000" w:rsidRPr="00000000">
        <w:rPr>
          <w:rtl w:val="0"/>
        </w:rPr>
        <w:t xml:space="preserve">that there will be</w:t>
      </w:r>
      <w:r w:rsidDel="00000000" w:rsidR="00000000" w:rsidRPr="00000000">
        <w:rPr>
          <w:rFonts w:ascii="Arial" w:cs="Arial" w:eastAsia="Arial" w:hAnsi="Arial"/>
          <w:sz w:val="20"/>
          <w:szCs w:val="20"/>
          <w:rtl w:val="0"/>
        </w:rPr>
        <w:t xml:space="preserve"> presidential elections within two years; others say it will not. What do you think is most likely?</w:t>
      </w:r>
      <w:r w:rsidDel="00000000" w:rsidR="00000000" w:rsidRPr="00000000">
        <w:rPr>
          <w:rtl w:val="0"/>
        </w:rPr>
      </w:r>
    </w:p>
    <w:p w:rsidR="00000000" w:rsidDel="00000000" w:rsidP="00000000" w:rsidRDefault="00000000" w:rsidRPr="00000000" w14:paraId="0000015C">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Elections will be called within two years</w:t>
      </w:r>
      <w:r w:rsidDel="00000000" w:rsidR="00000000" w:rsidRPr="00000000">
        <w:rPr>
          <w:rtl w:val="0"/>
        </w:rPr>
      </w:r>
    </w:p>
    <w:p w:rsidR="00000000" w:rsidDel="00000000" w:rsidP="00000000" w:rsidRDefault="00000000" w:rsidRPr="00000000" w14:paraId="0000015D">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Elections will not be called within two years</w:t>
      </w:r>
      <w:r w:rsidDel="00000000" w:rsidR="00000000" w:rsidRPr="00000000">
        <w:rPr>
          <w:rtl w:val="0"/>
        </w:rPr>
      </w:r>
    </w:p>
    <w:p w:rsidR="00000000" w:rsidDel="00000000" w:rsidP="00000000" w:rsidRDefault="00000000" w:rsidRPr="00000000" w14:paraId="0000015E">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15F">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60">
      <w:pPr>
        <w:pBdr>
          <w:bottom w:color="999999" w:space="1" w:sz="6" w:val="single"/>
        </w:pBd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000000" w:space="0" w:sz="0" w:val="nil"/>
              <w:bottom w:color="999999" w:space="0" w:sz="4" w:val="single"/>
              <w:right w:color="000000" w:space="0" w:sz="0" w:val="nil"/>
            </w:tcBorders>
            <w:shd w:fill="d9d9d9" w:val="clear"/>
            <w:tcMar>
              <w:top w:w="80.0" w:type="dxa"/>
              <w:left w:w="160.0" w:type="dxa"/>
              <w:bottom w:w="80.0" w:type="dxa"/>
              <w:right w:w="16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mallCaps w:val="1"/>
                <w:sz w:val="22"/>
                <w:szCs w:val="22"/>
                <w:rtl w:val="0"/>
              </w:rPr>
              <w:t xml:space="preserve">SECTION D: POLITICS</w:t>
            </w:r>
            <w:r w:rsidDel="00000000" w:rsidR="00000000" w:rsidRPr="00000000">
              <w:rPr>
                <w:rtl w:val="0"/>
              </w:rPr>
            </w:r>
          </w:p>
        </w:tc>
      </w:tr>
    </w:tbl>
    <w:p w:rsidR="00000000" w:rsidDel="00000000" w:rsidP="00000000" w:rsidRDefault="00000000" w:rsidRPr="00000000" w14:paraId="00000162">
      <w:pPr>
        <w:spacing w:after="80" w:lineRule="auto"/>
        <w:rPr/>
      </w:pPr>
      <w:r w:rsidDel="00000000" w:rsidR="00000000" w:rsidRPr="00000000">
        <w:rPr>
          <w:rtl w:val="0"/>
        </w:rPr>
      </w:r>
    </w:p>
    <w:p w:rsidR="00000000" w:rsidDel="00000000" w:rsidP="00000000" w:rsidRDefault="00000000" w:rsidRPr="00000000" w14:paraId="00000163">
      <w:pPr>
        <w:spacing w:after="60" w:before="120" w:lineRule="auto"/>
        <w:rPr/>
      </w:pPr>
      <w:r w:rsidDel="00000000" w:rsidR="00000000" w:rsidRPr="00000000">
        <w:rPr>
          <w:rFonts w:ascii="Arial" w:cs="Arial" w:eastAsia="Arial" w:hAnsi="Arial"/>
          <w:b w:val="1"/>
          <w:bCs w:val="1"/>
          <w:sz w:val="20"/>
          <w:szCs w:val="20"/>
          <w:rtl w:val="0"/>
        </w:rPr>
        <w:t xml:space="preserve">35. </w:t>
      </w:r>
      <w:r w:rsidDel="00000000" w:rsidR="00000000" w:rsidRPr="00000000">
        <w:rPr>
          <w:rFonts w:ascii="Arial" w:cs="Arial" w:eastAsia="Arial" w:hAnsi="Arial"/>
          <w:sz w:val="20"/>
          <w:szCs w:val="20"/>
          <w:rtl w:val="0"/>
        </w:rPr>
        <w:t xml:space="preserve">How much do you agree or disagree with the following statement: Hugo Chávez was a good president.</w:t>
      </w:r>
      <w:r w:rsidDel="00000000" w:rsidR="00000000" w:rsidRPr="00000000">
        <w:rPr>
          <w:rtl w:val="0"/>
        </w:rPr>
      </w:r>
    </w:p>
    <w:p w:rsidR="00000000" w:rsidDel="00000000" w:rsidP="00000000" w:rsidRDefault="00000000" w:rsidRPr="00000000" w14:paraId="00000164">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165">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166">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167">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168">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169">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6A">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6B">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6C">
      <w:pPr>
        <w:spacing w:after="60" w:before="120" w:lineRule="auto"/>
        <w:rPr/>
      </w:pPr>
      <w:r w:rsidDel="00000000" w:rsidR="00000000" w:rsidRPr="00000000">
        <w:rPr>
          <w:rFonts w:ascii="Arial" w:cs="Arial" w:eastAsia="Arial" w:hAnsi="Arial"/>
          <w:b w:val="1"/>
          <w:bCs w:val="1"/>
          <w:sz w:val="20"/>
          <w:szCs w:val="20"/>
          <w:rtl w:val="0"/>
        </w:rPr>
        <w:t xml:space="preserve">36. </w:t>
      </w:r>
      <w:r w:rsidDel="00000000" w:rsidR="00000000" w:rsidRPr="00000000">
        <w:rPr>
          <w:rFonts w:ascii="Arial" w:cs="Arial" w:eastAsia="Arial" w:hAnsi="Arial"/>
          <w:sz w:val="20"/>
          <w:szCs w:val="20"/>
          <w:rtl w:val="0"/>
        </w:rPr>
        <w:t xml:space="preserve">How much do you agree or disagree with the following statement: There should be new presidential elections in Venezuela within the next year.</w:t>
      </w:r>
      <w:r w:rsidDel="00000000" w:rsidR="00000000" w:rsidRPr="00000000">
        <w:rPr>
          <w:rtl w:val="0"/>
        </w:rPr>
      </w:r>
    </w:p>
    <w:p w:rsidR="00000000" w:rsidDel="00000000" w:rsidP="00000000" w:rsidRDefault="00000000" w:rsidRPr="00000000" w14:paraId="0000016D">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16E">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16F">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170">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171">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172">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73">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74">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75">
      <w:pPr>
        <w:spacing w:after="60" w:before="120" w:lineRule="auto"/>
        <w:rPr/>
      </w:pPr>
      <w:r w:rsidDel="00000000" w:rsidR="00000000" w:rsidRPr="00000000">
        <w:rPr>
          <w:rFonts w:ascii="Arial" w:cs="Arial" w:eastAsia="Arial" w:hAnsi="Arial"/>
          <w:b w:val="1"/>
          <w:bCs w:val="1"/>
          <w:sz w:val="20"/>
          <w:szCs w:val="20"/>
          <w:rtl w:val="0"/>
        </w:rPr>
        <w:t xml:space="preserve">37. </w:t>
      </w:r>
      <w:r w:rsidDel="00000000" w:rsidR="00000000" w:rsidRPr="00000000">
        <w:rPr>
          <w:rFonts w:ascii="Arial" w:cs="Arial" w:eastAsia="Arial" w:hAnsi="Arial"/>
          <w:sz w:val="20"/>
          <w:szCs w:val="20"/>
          <w:rtl w:val="0"/>
        </w:rPr>
        <w:t xml:space="preserve">How much do you agree or disagree with the following statement: I am more hopeful about the country's future now than I was one year ago.</w:t>
      </w:r>
      <w:r w:rsidDel="00000000" w:rsidR="00000000" w:rsidRPr="00000000">
        <w:rPr>
          <w:rtl w:val="0"/>
        </w:rPr>
      </w:r>
    </w:p>
    <w:p w:rsidR="00000000" w:rsidDel="00000000" w:rsidP="00000000" w:rsidRDefault="00000000" w:rsidRPr="00000000" w14:paraId="00000176">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177">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178">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179">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17A">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17B">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7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7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7E">
      <w:pPr>
        <w:spacing w:after="60" w:before="120" w:lineRule="auto"/>
        <w:rPr/>
      </w:pPr>
      <w:r w:rsidDel="00000000" w:rsidR="00000000" w:rsidRPr="00000000">
        <w:rPr>
          <w:rFonts w:ascii="Arial" w:cs="Arial" w:eastAsia="Arial" w:hAnsi="Arial"/>
          <w:b w:val="1"/>
          <w:bCs w:val="1"/>
          <w:sz w:val="20"/>
          <w:szCs w:val="20"/>
          <w:rtl w:val="0"/>
        </w:rPr>
        <w:t xml:space="preserve">38. </w:t>
      </w:r>
      <w:r w:rsidDel="00000000" w:rsidR="00000000" w:rsidRPr="00000000">
        <w:rPr>
          <w:rFonts w:ascii="Arial" w:cs="Arial" w:eastAsia="Arial" w:hAnsi="Arial"/>
          <w:sz w:val="20"/>
          <w:szCs w:val="20"/>
          <w:rtl w:val="0"/>
        </w:rPr>
        <w:t xml:space="preserve">I am going to read you a list of names. For each, please tell me whether you recognize the person. If you do, tell me whether you </w:t>
      </w:r>
      <w:r w:rsidDel="00000000" w:rsidR="00000000" w:rsidRPr="00000000">
        <w:rPr>
          <w:rtl w:val="0"/>
        </w:rPr>
        <w:t xml:space="preserve">believe that he or she</w:t>
      </w:r>
      <w:r w:rsidDel="00000000" w:rsidR="00000000" w:rsidRPr="00000000">
        <w:rPr>
          <w:rFonts w:ascii="Arial" w:cs="Arial" w:eastAsia="Arial" w:hAnsi="Arial"/>
          <w:sz w:val="20"/>
          <w:szCs w:val="20"/>
          <w:rtl w:val="0"/>
        </w:rPr>
        <w:t xml:space="preserve"> acts in the interests of ordinary Venezuelans: Yes, No, or you do not have enough information to say.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smallCaps w:val="1"/>
                <w:color w:val="333333"/>
                <w:sz w:val="18"/>
                <w:szCs w:val="18"/>
                <w:rtl w:val="0"/>
              </w:rPr>
              <w:t xml:space="preserve">READ EACH NAME. RECORD CODES: 0 = DOES NOT RECOGNIZE; 1 = YES; 2 = NO; 3 = NO SUFFICIENT INFORMATION. RECORD 99 FOR DK/NA.</w:t>
            </w:r>
            <w:r w:rsidDel="00000000" w:rsidR="00000000" w:rsidRPr="00000000">
              <w:rPr>
                <w:rtl w:val="0"/>
              </w:rPr>
            </w:r>
          </w:p>
        </w:tc>
      </w:tr>
    </w:tbl>
    <w:p w:rsidR="00000000" w:rsidDel="00000000" w:rsidP="00000000" w:rsidRDefault="00000000" w:rsidRPr="00000000" w14:paraId="00000180">
      <w:pPr>
        <w:spacing w:after="60" w:lineRule="auto"/>
        <w:rPr/>
      </w:pPr>
      <w:r w:rsidDel="00000000" w:rsidR="00000000" w:rsidRPr="00000000">
        <w:rPr>
          <w:rtl w:val="0"/>
        </w:rPr>
      </w:r>
    </w:p>
    <w:p w:rsidR="00000000" w:rsidDel="00000000" w:rsidP="00000000" w:rsidRDefault="00000000" w:rsidRPr="00000000" w14:paraId="00000181">
      <w:pPr>
        <w:spacing w:after="40" w:before="60" w:lineRule="auto"/>
        <w:ind w:left="480" w:firstLine="0"/>
        <w:rPr/>
      </w:pPr>
      <w:r w:rsidDel="00000000" w:rsidR="00000000" w:rsidRPr="00000000">
        <w:rPr>
          <w:sz w:val="20"/>
          <w:szCs w:val="20"/>
          <w:rtl w:val="0"/>
        </w:rPr>
        <w:t xml:space="preserve">Nicolás Maduro                  0=Unknown   1=Yes   2=No   3=Insuf. info   99=DK/NA</w:t>
      </w:r>
      <w:r w:rsidDel="00000000" w:rsidR="00000000" w:rsidRPr="00000000">
        <w:rPr>
          <w:rtl w:val="0"/>
        </w:rPr>
      </w:r>
    </w:p>
    <w:p w:rsidR="00000000" w:rsidDel="00000000" w:rsidP="00000000" w:rsidRDefault="00000000" w:rsidRPr="00000000" w14:paraId="00000182">
      <w:pPr>
        <w:spacing w:after="40" w:before="60" w:lineRule="auto"/>
        <w:ind w:left="480" w:firstLine="0"/>
        <w:rPr/>
      </w:pPr>
      <w:r w:rsidDel="00000000" w:rsidR="00000000" w:rsidRPr="00000000">
        <w:rPr>
          <w:sz w:val="20"/>
          <w:szCs w:val="20"/>
          <w:rtl w:val="0"/>
        </w:rPr>
        <w:t xml:space="preserve">Delcy Rodríguez                 0=Unknown   1=Yes   2=No   3=Insuf. info   99=DK/NA</w:t>
      </w:r>
      <w:r w:rsidDel="00000000" w:rsidR="00000000" w:rsidRPr="00000000">
        <w:rPr>
          <w:rtl w:val="0"/>
        </w:rPr>
      </w:r>
    </w:p>
    <w:p w:rsidR="00000000" w:rsidDel="00000000" w:rsidP="00000000" w:rsidRDefault="00000000" w:rsidRPr="00000000" w14:paraId="00000183">
      <w:pPr>
        <w:spacing w:after="40" w:before="60" w:lineRule="auto"/>
        <w:ind w:left="480" w:firstLine="0"/>
        <w:rPr/>
      </w:pPr>
      <w:r w:rsidDel="00000000" w:rsidR="00000000" w:rsidRPr="00000000">
        <w:rPr>
          <w:sz w:val="20"/>
          <w:szCs w:val="20"/>
          <w:rtl w:val="0"/>
        </w:rPr>
        <w:t xml:space="preserve">Vladimir Padrino                0=Unknown   1=Yes   2=No   3=Insuf. info   99=DK/NA</w:t>
      </w:r>
      <w:r w:rsidDel="00000000" w:rsidR="00000000" w:rsidRPr="00000000">
        <w:rPr>
          <w:rtl w:val="0"/>
        </w:rPr>
      </w:r>
    </w:p>
    <w:p w:rsidR="00000000" w:rsidDel="00000000" w:rsidP="00000000" w:rsidRDefault="00000000" w:rsidRPr="00000000" w14:paraId="00000184">
      <w:pPr>
        <w:spacing w:after="40" w:before="60" w:lineRule="auto"/>
        <w:ind w:left="480" w:firstLine="0"/>
        <w:rPr/>
      </w:pPr>
      <w:r w:rsidDel="00000000" w:rsidR="00000000" w:rsidRPr="00000000">
        <w:rPr>
          <w:sz w:val="20"/>
          <w:szCs w:val="20"/>
          <w:rtl w:val="0"/>
        </w:rPr>
        <w:t xml:space="preserve">Diosdado Cabello                0=Unknown   1=Yes   2=No   3=Insuf. info   99=DK/NA</w:t>
      </w:r>
      <w:r w:rsidDel="00000000" w:rsidR="00000000" w:rsidRPr="00000000">
        <w:rPr>
          <w:rtl w:val="0"/>
        </w:rPr>
      </w:r>
    </w:p>
    <w:p w:rsidR="00000000" w:rsidDel="00000000" w:rsidP="00000000" w:rsidRDefault="00000000" w:rsidRPr="00000000" w14:paraId="00000185">
      <w:pPr>
        <w:spacing w:after="40" w:before="60" w:lineRule="auto"/>
        <w:ind w:left="480" w:firstLine="0"/>
        <w:rPr/>
      </w:pPr>
      <w:r w:rsidDel="00000000" w:rsidR="00000000" w:rsidRPr="00000000">
        <w:rPr>
          <w:sz w:val="20"/>
          <w:szCs w:val="20"/>
          <w:rtl w:val="0"/>
        </w:rPr>
        <w:t xml:space="preserve">María Corina Machado            0=Unknown   1=Yes   2=No   3=Insuf. info   99=DK/NA</w:t>
      </w:r>
      <w:r w:rsidDel="00000000" w:rsidR="00000000" w:rsidRPr="00000000">
        <w:rPr>
          <w:rtl w:val="0"/>
        </w:rPr>
      </w:r>
    </w:p>
    <w:p w:rsidR="00000000" w:rsidDel="00000000" w:rsidP="00000000" w:rsidRDefault="00000000" w:rsidRPr="00000000" w14:paraId="00000186">
      <w:pPr>
        <w:spacing w:after="40" w:before="60" w:lineRule="auto"/>
        <w:ind w:left="480" w:firstLine="0"/>
        <w:rPr/>
      </w:pPr>
      <w:r w:rsidDel="00000000" w:rsidR="00000000" w:rsidRPr="00000000">
        <w:rPr>
          <w:sz w:val="20"/>
          <w:szCs w:val="20"/>
          <w:rtl w:val="0"/>
        </w:rPr>
        <w:t xml:space="preserve">Edmundo González                0=Unknown   1=Yes   2=No   3=Insuf. info   99=DK/NA</w:t>
      </w:r>
      <w:r w:rsidDel="00000000" w:rsidR="00000000" w:rsidRPr="00000000">
        <w:rPr>
          <w:rtl w:val="0"/>
        </w:rPr>
      </w:r>
    </w:p>
    <w:p w:rsidR="00000000" w:rsidDel="00000000" w:rsidP="00000000" w:rsidRDefault="00000000" w:rsidRPr="00000000" w14:paraId="00000187">
      <w:pPr>
        <w:spacing w:after="40" w:before="60" w:lineRule="auto"/>
        <w:ind w:left="480" w:firstLine="0"/>
        <w:rPr/>
      </w:pPr>
      <w:r w:rsidDel="00000000" w:rsidR="00000000" w:rsidRPr="00000000">
        <w:rPr>
          <w:sz w:val="20"/>
          <w:szCs w:val="20"/>
          <w:rtl w:val="0"/>
        </w:rPr>
        <w:t xml:space="preserve">Donald Trump                    0=Unknown   1=Yes   2=No   3=Insuf. info   99=DK/NA</w:t>
      </w:r>
      <w:r w:rsidDel="00000000" w:rsidR="00000000" w:rsidRPr="00000000">
        <w:rPr>
          <w:rtl w:val="0"/>
        </w:rPr>
      </w:r>
    </w:p>
    <w:p w:rsidR="00000000" w:rsidDel="00000000" w:rsidP="00000000" w:rsidRDefault="00000000" w:rsidRPr="00000000" w14:paraId="00000188">
      <w:pPr>
        <w:spacing w:after="40" w:before="60" w:lineRule="auto"/>
        <w:ind w:left="480" w:firstLine="0"/>
        <w:rPr/>
      </w:pPr>
      <w:r w:rsidDel="00000000" w:rsidR="00000000" w:rsidRPr="00000000">
        <w:rPr>
          <w:sz w:val="20"/>
          <w:szCs w:val="20"/>
          <w:rtl w:val="0"/>
        </w:rPr>
        <w:t xml:space="preserve">Marco Rubio                     0=Unknown   1=Yes   2=No   3=Insuf. info   99=DK/NA</w:t>
      </w:r>
      <w:r w:rsidDel="00000000" w:rsidR="00000000" w:rsidRPr="00000000">
        <w:rPr>
          <w:rtl w:val="0"/>
        </w:rPr>
      </w:r>
    </w:p>
    <w:p w:rsidR="00000000" w:rsidDel="00000000" w:rsidP="00000000" w:rsidRDefault="00000000" w:rsidRPr="00000000" w14:paraId="00000189">
      <w:pPr>
        <w:spacing w:after="40" w:before="60" w:lineRule="auto"/>
        <w:ind w:left="480" w:firstLine="0"/>
        <w:rPr/>
      </w:pPr>
      <w:r w:rsidDel="00000000" w:rsidR="00000000" w:rsidRPr="00000000">
        <w:rPr>
          <w:sz w:val="20"/>
          <w:szCs w:val="20"/>
          <w:rtl w:val="0"/>
        </w:rPr>
        <w:t xml:space="preserve">Jorge Rodríguez                 0=Unknown   1=Yes   2=No   3=Insuf. info   99=DK/NA</w:t>
      </w:r>
      <w:r w:rsidDel="00000000" w:rsidR="00000000" w:rsidRPr="00000000">
        <w:rPr>
          <w:rtl w:val="0"/>
        </w:rPr>
      </w:r>
    </w:p>
    <w:p w:rsidR="00000000" w:rsidDel="00000000" w:rsidP="00000000" w:rsidRDefault="00000000" w:rsidRPr="00000000" w14:paraId="0000018A">
      <w:pPr>
        <w:spacing w:after="40" w:before="60" w:lineRule="auto"/>
        <w:ind w:left="480" w:firstLine="0"/>
        <w:rPr/>
      </w:pPr>
      <w:r w:rsidDel="00000000" w:rsidR="00000000" w:rsidRPr="00000000">
        <w:rPr>
          <w:sz w:val="20"/>
          <w:szCs w:val="20"/>
          <w:rtl w:val="0"/>
        </w:rPr>
        <w:t xml:space="preserve">Hugo Chávez                     0=Unknown   1=Yes   2=No   3=Insuf. info   99=DK/NA</w:t>
      </w:r>
      <w:r w:rsidDel="00000000" w:rsidR="00000000" w:rsidRPr="00000000">
        <w:rPr>
          <w:rtl w:val="0"/>
        </w:rPr>
      </w:r>
    </w:p>
    <w:p w:rsidR="00000000" w:rsidDel="00000000" w:rsidP="00000000" w:rsidRDefault="00000000" w:rsidRPr="00000000" w14:paraId="0000018B">
      <w:pPr>
        <w:spacing w:after="40" w:before="60" w:lineRule="auto"/>
        <w:ind w:left="480" w:firstLine="0"/>
        <w:rPr/>
      </w:pPr>
      <w:r w:rsidDel="00000000" w:rsidR="00000000" w:rsidRPr="00000000">
        <w:rPr>
          <w:sz w:val="20"/>
          <w:szCs w:val="20"/>
          <w:rtl w:val="0"/>
        </w:rPr>
        <w:t xml:space="preserve">Carlos Andrés Pérez             0=Unknown   1=Yes   2=No   3=Insuf. info   99=DK/NA</w:t>
      </w:r>
      <w:r w:rsidDel="00000000" w:rsidR="00000000" w:rsidRPr="00000000">
        <w:rPr>
          <w:rtl w:val="0"/>
        </w:rPr>
      </w:r>
    </w:p>
    <w:p w:rsidR="00000000" w:rsidDel="00000000" w:rsidP="00000000" w:rsidRDefault="00000000" w:rsidRPr="00000000" w14:paraId="0000018C">
      <w:pPr>
        <w:spacing w:after="40" w:before="60" w:lineRule="auto"/>
        <w:ind w:left="480" w:firstLine="0"/>
        <w:rPr/>
      </w:pPr>
      <w:r w:rsidDel="00000000" w:rsidR="00000000" w:rsidRPr="00000000">
        <w:rPr>
          <w:sz w:val="20"/>
          <w:szCs w:val="20"/>
          <w:rtl w:val="0"/>
        </w:rPr>
        <w:t xml:space="preserve">Rafael Caldera                  0=Unknown   1=Yes   2=No   3=Insuf. info   99=DK/NA</w:t>
      </w:r>
      <w:r w:rsidDel="00000000" w:rsidR="00000000" w:rsidRPr="00000000">
        <w:rPr>
          <w:rtl w:val="0"/>
        </w:rPr>
      </w:r>
    </w:p>
    <w:p w:rsidR="00000000" w:rsidDel="00000000" w:rsidP="00000000" w:rsidRDefault="00000000" w:rsidRPr="00000000" w14:paraId="0000018D">
      <w:pPr>
        <w:spacing w:after="40" w:before="60" w:lineRule="auto"/>
        <w:ind w:left="480" w:firstLine="0"/>
        <w:rPr/>
      </w:pPr>
      <w:r w:rsidDel="00000000" w:rsidR="00000000" w:rsidRPr="00000000">
        <w:rPr>
          <w:sz w:val="20"/>
          <w:szCs w:val="20"/>
          <w:rtl w:val="0"/>
        </w:rPr>
        <w:t xml:space="preserve">Teodoro Petkoff                 0=Unknown   1=Yes   2=No   3=Insuf. info   99=DK/NA</w:t>
      </w:r>
      <w:r w:rsidDel="00000000" w:rsidR="00000000" w:rsidRPr="00000000">
        <w:rPr>
          <w:rtl w:val="0"/>
        </w:rPr>
      </w:r>
    </w:p>
    <w:p w:rsidR="00000000" w:rsidDel="00000000" w:rsidP="00000000" w:rsidRDefault="00000000" w:rsidRPr="00000000" w14:paraId="0000018E">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8F">
      <w:pPr>
        <w:spacing w:after="60" w:before="120" w:lineRule="auto"/>
        <w:rPr/>
      </w:pPr>
      <w:r w:rsidDel="00000000" w:rsidR="00000000" w:rsidRPr="00000000">
        <w:rPr>
          <w:rFonts w:ascii="Arial" w:cs="Arial" w:eastAsia="Arial" w:hAnsi="Arial"/>
          <w:b w:val="1"/>
          <w:bCs w:val="1"/>
          <w:sz w:val="20"/>
          <w:szCs w:val="20"/>
          <w:rtl w:val="0"/>
        </w:rPr>
        <w:t xml:space="preserve">39. </w:t>
      </w:r>
      <w:r w:rsidDel="00000000" w:rsidR="00000000" w:rsidRPr="00000000">
        <w:rPr>
          <w:rFonts w:ascii="Arial" w:cs="Arial" w:eastAsia="Arial" w:hAnsi="Arial"/>
          <w:sz w:val="20"/>
          <w:szCs w:val="20"/>
          <w:rtl w:val="0"/>
        </w:rPr>
        <w:t xml:space="preserve">In the 2024 presidential election, which of the following best describes what you did?</w:t>
      </w:r>
      <w:r w:rsidDel="00000000" w:rsidR="00000000" w:rsidRPr="00000000">
        <w:rPr>
          <w:rtl w:val="0"/>
        </w:rPr>
      </w:r>
    </w:p>
    <w:p w:rsidR="00000000" w:rsidDel="00000000" w:rsidP="00000000" w:rsidRDefault="00000000" w:rsidRPr="00000000" w14:paraId="00000190">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I voted for Nicolás Maduro</w:t>
      </w:r>
      <w:r w:rsidDel="00000000" w:rsidR="00000000" w:rsidRPr="00000000">
        <w:rPr>
          <w:rtl w:val="0"/>
        </w:rPr>
      </w:r>
    </w:p>
    <w:p w:rsidR="00000000" w:rsidDel="00000000" w:rsidP="00000000" w:rsidRDefault="00000000" w:rsidRPr="00000000" w14:paraId="00000191">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I voted for Edmundo González</w:t>
      </w:r>
      <w:r w:rsidDel="00000000" w:rsidR="00000000" w:rsidRPr="00000000">
        <w:rPr>
          <w:rtl w:val="0"/>
        </w:rPr>
      </w:r>
    </w:p>
    <w:p w:rsidR="00000000" w:rsidDel="00000000" w:rsidP="00000000" w:rsidRDefault="00000000" w:rsidRPr="00000000" w14:paraId="00000192">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I voted for another candidate</w:t>
      </w:r>
      <w:r w:rsidDel="00000000" w:rsidR="00000000" w:rsidRPr="00000000">
        <w:rPr>
          <w:rtl w:val="0"/>
        </w:rPr>
      </w:r>
    </w:p>
    <w:p w:rsidR="00000000" w:rsidDel="00000000" w:rsidP="00000000" w:rsidRDefault="00000000" w:rsidRPr="00000000" w14:paraId="00000193">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I did not vote</w:t>
      </w:r>
      <w:r w:rsidDel="00000000" w:rsidR="00000000" w:rsidRPr="00000000">
        <w:rPr>
          <w:rtl w:val="0"/>
        </w:rPr>
      </w:r>
    </w:p>
    <w:p w:rsidR="00000000" w:rsidDel="00000000" w:rsidP="00000000" w:rsidRDefault="00000000" w:rsidRPr="00000000" w14:paraId="00000194">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I was not old enough to vote</w:t>
      </w:r>
      <w:r w:rsidDel="00000000" w:rsidR="00000000" w:rsidRPr="00000000">
        <w:rPr>
          <w:rtl w:val="0"/>
        </w:rPr>
      </w:r>
    </w:p>
    <w:p w:rsidR="00000000" w:rsidDel="00000000" w:rsidP="00000000" w:rsidRDefault="00000000" w:rsidRPr="00000000" w14:paraId="00000195">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 prefer not to say  [DO NOT READ]</w:t>
      </w:r>
      <w:r w:rsidDel="00000000" w:rsidR="00000000" w:rsidRPr="00000000">
        <w:rPr>
          <w:rtl w:val="0"/>
        </w:rPr>
      </w:r>
    </w:p>
    <w:p w:rsidR="00000000" w:rsidDel="00000000" w:rsidP="00000000" w:rsidRDefault="00000000" w:rsidRPr="00000000" w14:paraId="00000196">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9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98">
      <w:pPr>
        <w:spacing w:after="60" w:before="120" w:lineRule="auto"/>
        <w:rPr/>
      </w:pPr>
      <w:r w:rsidDel="00000000" w:rsidR="00000000" w:rsidRPr="00000000">
        <w:rPr>
          <w:rFonts w:ascii="Arial" w:cs="Arial" w:eastAsia="Arial" w:hAnsi="Arial"/>
          <w:b w:val="1"/>
          <w:bCs w:val="1"/>
          <w:sz w:val="20"/>
          <w:szCs w:val="20"/>
          <w:rtl w:val="0"/>
        </w:rPr>
        <w:t xml:space="preserve">40. </w:t>
      </w:r>
      <w:r w:rsidDel="00000000" w:rsidR="00000000" w:rsidRPr="00000000">
        <w:rPr>
          <w:rFonts w:ascii="Arial" w:cs="Arial" w:eastAsia="Arial" w:hAnsi="Arial"/>
          <w:sz w:val="20"/>
          <w:szCs w:val="20"/>
          <w:rtl w:val="0"/>
        </w:rPr>
        <w:t xml:space="preserve">If there were a presidential election this weekend in which Delcy Rodríguez ran against María Corina Machado, what would you do?</w:t>
      </w:r>
      <w:r w:rsidDel="00000000" w:rsidR="00000000" w:rsidRPr="00000000">
        <w:rPr>
          <w:rtl w:val="0"/>
        </w:rPr>
      </w:r>
    </w:p>
    <w:p w:rsidR="00000000" w:rsidDel="00000000" w:rsidP="00000000" w:rsidRDefault="00000000" w:rsidRPr="00000000" w14:paraId="00000199">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Vote for Delcy Rodríguez</w:t>
      </w:r>
      <w:r w:rsidDel="00000000" w:rsidR="00000000" w:rsidRPr="00000000">
        <w:rPr>
          <w:rtl w:val="0"/>
        </w:rPr>
      </w:r>
    </w:p>
    <w:p w:rsidR="00000000" w:rsidDel="00000000" w:rsidP="00000000" w:rsidRDefault="00000000" w:rsidRPr="00000000" w14:paraId="0000019A">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Vote for María Corina Machado</w:t>
      </w:r>
      <w:r w:rsidDel="00000000" w:rsidR="00000000" w:rsidRPr="00000000">
        <w:rPr>
          <w:rtl w:val="0"/>
        </w:rPr>
      </w:r>
    </w:p>
    <w:p w:rsidR="00000000" w:rsidDel="00000000" w:rsidP="00000000" w:rsidRDefault="00000000" w:rsidRPr="00000000" w14:paraId="0000019B">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Vote for a minor candidate</w:t>
      </w:r>
      <w:r w:rsidDel="00000000" w:rsidR="00000000" w:rsidRPr="00000000">
        <w:rPr>
          <w:rtl w:val="0"/>
        </w:rPr>
      </w:r>
    </w:p>
    <w:p w:rsidR="00000000" w:rsidDel="00000000" w:rsidP="00000000" w:rsidRDefault="00000000" w:rsidRPr="00000000" w14:paraId="0000019C">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Stay home / abstain</w:t>
      </w:r>
      <w:r w:rsidDel="00000000" w:rsidR="00000000" w:rsidRPr="00000000">
        <w:rPr>
          <w:rtl w:val="0"/>
        </w:rPr>
      </w:r>
    </w:p>
    <w:p w:rsidR="00000000" w:rsidDel="00000000" w:rsidP="00000000" w:rsidRDefault="00000000" w:rsidRPr="00000000" w14:paraId="0000019D">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9E">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9F">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A0">
      <w:pPr>
        <w:spacing w:after="60" w:before="120" w:lineRule="auto"/>
        <w:rPr/>
      </w:pPr>
      <w:r w:rsidDel="00000000" w:rsidR="00000000" w:rsidRPr="00000000">
        <w:rPr>
          <w:rFonts w:ascii="Arial" w:cs="Arial" w:eastAsia="Arial" w:hAnsi="Arial"/>
          <w:b w:val="1"/>
          <w:bCs w:val="1"/>
          <w:sz w:val="20"/>
          <w:szCs w:val="20"/>
          <w:rtl w:val="0"/>
        </w:rPr>
        <w:t xml:space="preserve">41. </w:t>
      </w:r>
      <w:r w:rsidDel="00000000" w:rsidR="00000000" w:rsidRPr="00000000">
        <w:rPr>
          <w:rFonts w:ascii="Arial" w:cs="Arial" w:eastAsia="Arial" w:hAnsi="Arial"/>
          <w:sz w:val="20"/>
          <w:szCs w:val="20"/>
          <w:rtl w:val="0"/>
        </w:rPr>
        <w:t xml:space="preserve">How much do you agree or disagree with the following statement: María Corina Machado i</w:t>
      </w:r>
      <w:sdt>
        <w:sdtPr>
          <w:id w:val="-1477012979"/>
          <w:tag w:val="goog_rdk_80"/>
        </w:sdtPr>
        <w:sdtContent>
          <w:commentRangeStart w:id="7"/>
        </w:sdtContent>
      </w:sdt>
      <w:r w:rsidDel="00000000" w:rsidR="00000000" w:rsidRPr="00000000">
        <w:rPr>
          <w:rFonts w:ascii="Arial" w:cs="Arial" w:eastAsia="Arial" w:hAnsi="Arial"/>
          <w:sz w:val="20"/>
          <w:szCs w:val="20"/>
          <w:rtl w:val="0"/>
        </w:rPr>
        <w:t xml:space="preserve">s the person most </w:t>
      </w:r>
      <w:commentRangeEnd w:id="7"/>
      <w:r w:rsidDel="00000000" w:rsidR="00000000" w:rsidRPr="00000000">
        <w:commentReference w:id="7"/>
      </w:r>
      <w:r w:rsidDel="00000000" w:rsidR="00000000" w:rsidRPr="00000000">
        <w:rPr>
          <w:rFonts w:ascii="Arial" w:cs="Arial" w:eastAsia="Arial" w:hAnsi="Arial"/>
          <w:sz w:val="20"/>
          <w:szCs w:val="20"/>
          <w:rtl w:val="0"/>
        </w:rPr>
        <w:t xml:space="preserve">capable of improving my life in the next year.</w:t>
      </w:r>
      <w:r w:rsidDel="00000000" w:rsidR="00000000" w:rsidRPr="00000000">
        <w:rPr>
          <w:rtl w:val="0"/>
        </w:rPr>
      </w:r>
    </w:p>
    <w:p w:rsidR="00000000" w:rsidDel="00000000" w:rsidP="00000000" w:rsidRDefault="00000000" w:rsidRPr="00000000" w14:paraId="000001A1">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1A2">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1A3">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1A4">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1A5">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1A6">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A7">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A8">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A9">
      <w:pPr>
        <w:spacing w:after="60" w:before="120" w:lineRule="auto"/>
        <w:rPr/>
      </w:pPr>
      <w:r w:rsidDel="00000000" w:rsidR="00000000" w:rsidRPr="00000000">
        <w:rPr>
          <w:rFonts w:ascii="Arial" w:cs="Arial" w:eastAsia="Arial" w:hAnsi="Arial"/>
          <w:b w:val="1"/>
          <w:bCs w:val="1"/>
          <w:sz w:val="20"/>
          <w:szCs w:val="20"/>
          <w:rtl w:val="0"/>
        </w:rPr>
        <w:t xml:space="preserve">42. </w:t>
      </w:r>
      <w:r w:rsidDel="00000000" w:rsidR="00000000" w:rsidRPr="00000000">
        <w:rPr>
          <w:rFonts w:ascii="Arial" w:cs="Arial" w:eastAsia="Arial" w:hAnsi="Arial"/>
          <w:sz w:val="20"/>
          <w:szCs w:val="20"/>
          <w:rtl w:val="0"/>
        </w:rPr>
        <w:t xml:space="preserve">How much do you agree or disagree with the following statement: María Corina Machado cares about the current challenges faced by me and others like me.</w:t>
      </w:r>
      <w:r w:rsidDel="00000000" w:rsidR="00000000" w:rsidRPr="00000000">
        <w:rPr>
          <w:rtl w:val="0"/>
        </w:rPr>
      </w:r>
    </w:p>
    <w:p w:rsidR="00000000" w:rsidDel="00000000" w:rsidP="00000000" w:rsidRDefault="00000000" w:rsidRPr="00000000" w14:paraId="000001AA">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1AB">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1AC">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1AD">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1AE">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1AF">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B0">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B1">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B2">
      <w:pPr>
        <w:spacing w:after="60" w:before="120" w:lineRule="auto"/>
        <w:rPr/>
      </w:pPr>
      <w:r w:rsidDel="00000000" w:rsidR="00000000" w:rsidRPr="00000000">
        <w:rPr>
          <w:rFonts w:ascii="Arial" w:cs="Arial" w:eastAsia="Arial" w:hAnsi="Arial"/>
          <w:b w:val="1"/>
          <w:bCs w:val="1"/>
          <w:sz w:val="20"/>
          <w:szCs w:val="20"/>
          <w:rtl w:val="0"/>
        </w:rPr>
        <w:t xml:space="preserve">43. </w:t>
      </w:r>
      <w:r w:rsidDel="00000000" w:rsidR="00000000" w:rsidRPr="00000000">
        <w:rPr>
          <w:rFonts w:ascii="Arial" w:cs="Arial" w:eastAsia="Arial" w:hAnsi="Arial"/>
          <w:sz w:val="20"/>
          <w:szCs w:val="20"/>
          <w:rtl w:val="0"/>
        </w:rPr>
        <w:t xml:space="preserve">Some people say that María Corina Machado's decision to gift her Nobel Peace Prize nomination to Donald Trump was a savvy political maneuver, while others see it as a deme</w:t>
      </w:r>
      <w:r w:rsidDel="00000000" w:rsidR="00000000" w:rsidRPr="00000000">
        <w:rPr>
          <w:rtl w:val="0"/>
        </w:rPr>
        <w:t xml:space="preserve">aning </w:t>
      </w:r>
      <w:r w:rsidDel="00000000" w:rsidR="00000000" w:rsidRPr="00000000">
        <w:rPr>
          <w:rFonts w:ascii="Arial" w:cs="Arial" w:eastAsia="Arial" w:hAnsi="Arial"/>
          <w:sz w:val="20"/>
          <w:szCs w:val="20"/>
          <w:rtl w:val="0"/>
        </w:rPr>
        <w:t xml:space="preserve">strategic error. Which view is closer to your own?</w:t>
      </w:r>
      <w:r w:rsidDel="00000000" w:rsidR="00000000" w:rsidRPr="00000000">
        <w:rPr>
          <w:rtl w:val="0"/>
        </w:rPr>
      </w:r>
    </w:p>
    <w:p w:rsidR="00000000" w:rsidDel="00000000" w:rsidP="00000000" w:rsidRDefault="00000000" w:rsidRPr="00000000" w14:paraId="000001B3">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It was a savvy / smart political move</w:t>
      </w:r>
      <w:r w:rsidDel="00000000" w:rsidR="00000000" w:rsidRPr="00000000">
        <w:rPr>
          <w:rtl w:val="0"/>
        </w:rPr>
      </w:r>
    </w:p>
    <w:p w:rsidR="00000000" w:rsidDel="00000000" w:rsidP="00000000" w:rsidRDefault="00000000" w:rsidRPr="00000000" w14:paraId="000001B4">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tl w:val="0"/>
        </w:rPr>
        <w:t xml:space="preserve">It was a mistake</w:t>
      </w:r>
    </w:p>
    <w:p w:rsidR="00000000" w:rsidDel="00000000" w:rsidP="00000000" w:rsidRDefault="00000000" w:rsidRPr="00000000" w14:paraId="000001B5">
      <w:pPr>
        <w:spacing w:after="40" w:before="40" w:lineRule="auto"/>
        <w:ind w:left="720" w:firstLine="0"/>
        <w:rPr/>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tl w:val="0"/>
        </w:rPr>
        <w:t xml:space="preserve">Neither</w:t>
      </w:r>
    </w:p>
    <w:p w:rsidR="00000000" w:rsidDel="00000000" w:rsidP="00000000" w:rsidRDefault="00000000" w:rsidRPr="00000000" w14:paraId="000001B6">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B7">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B8">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B9">
      <w:pPr>
        <w:spacing w:after="60" w:before="120" w:lineRule="auto"/>
        <w:rPr/>
      </w:pPr>
      <w:r w:rsidDel="00000000" w:rsidR="00000000" w:rsidRPr="00000000">
        <w:rPr>
          <w:rFonts w:ascii="Arial" w:cs="Arial" w:eastAsia="Arial" w:hAnsi="Arial"/>
          <w:b w:val="1"/>
          <w:bCs w:val="1"/>
          <w:sz w:val="20"/>
          <w:szCs w:val="20"/>
          <w:rtl w:val="0"/>
        </w:rPr>
        <w:t xml:space="preserve">44. </w:t>
      </w:r>
      <w:r w:rsidDel="00000000" w:rsidR="00000000" w:rsidRPr="00000000">
        <w:rPr>
          <w:rFonts w:ascii="Arial" w:cs="Arial" w:eastAsia="Arial" w:hAnsi="Arial"/>
          <w:sz w:val="20"/>
          <w:szCs w:val="20"/>
          <w:rtl w:val="0"/>
        </w:rPr>
        <w:t xml:space="preserve">Some people say that María Corina Machado's </w:t>
      </w:r>
      <w:r w:rsidDel="00000000" w:rsidR="00000000" w:rsidRPr="00000000">
        <w:rPr>
          <w:rtl w:val="0"/>
        </w:rPr>
        <w:t xml:space="preserve">decision to condone U.S.</w:t>
      </w:r>
      <w:r w:rsidDel="00000000" w:rsidR="00000000" w:rsidRPr="00000000">
        <w:rPr>
          <w:rFonts w:ascii="Arial" w:cs="Arial" w:eastAsia="Arial" w:hAnsi="Arial"/>
          <w:sz w:val="20"/>
          <w:szCs w:val="20"/>
          <w:rtl w:val="0"/>
        </w:rPr>
        <w:t xml:space="preserve"> boat strikes in the Caribbean was a savvy political maneuver, while others see it as an expression of indifference to human rights. Which view is closer to your own?</w:t>
      </w:r>
      <w:r w:rsidDel="00000000" w:rsidR="00000000" w:rsidRPr="00000000">
        <w:rPr>
          <w:rtl w:val="0"/>
        </w:rPr>
      </w:r>
    </w:p>
    <w:p w:rsidR="00000000" w:rsidDel="00000000" w:rsidP="00000000" w:rsidRDefault="00000000" w:rsidRPr="00000000" w14:paraId="000001BA">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A savvy / smart political move</w:t>
      </w:r>
      <w:r w:rsidDel="00000000" w:rsidR="00000000" w:rsidRPr="00000000">
        <w:rPr>
          <w:rtl w:val="0"/>
        </w:rPr>
      </w:r>
    </w:p>
    <w:p w:rsidR="00000000" w:rsidDel="00000000" w:rsidP="00000000" w:rsidRDefault="00000000" w:rsidRPr="00000000" w14:paraId="000001BB">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tl w:val="0"/>
        </w:rPr>
        <w:t xml:space="preserve">An expression of indifference to human rights</w:t>
      </w:r>
    </w:p>
    <w:p w:rsidR="00000000" w:rsidDel="00000000" w:rsidP="00000000" w:rsidRDefault="00000000" w:rsidRPr="00000000" w14:paraId="000001BC">
      <w:pPr>
        <w:spacing w:after="40" w:before="40" w:lineRule="auto"/>
        <w:ind w:left="720" w:firstLine="0"/>
        <w:rPr/>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tl w:val="0"/>
        </w:rPr>
        <w:t xml:space="preserve">Both</w:t>
      </w:r>
    </w:p>
    <w:p w:rsidR="00000000" w:rsidDel="00000000" w:rsidP="00000000" w:rsidRDefault="00000000" w:rsidRPr="00000000" w14:paraId="000001BD">
      <w:pPr>
        <w:spacing w:after="40" w:before="40" w:lineRule="auto"/>
        <w:ind w:left="720" w:firstLine="0"/>
        <w:rPr/>
      </w:pPr>
      <w:r w:rsidDel="00000000" w:rsidR="00000000" w:rsidRPr="00000000">
        <w:rPr>
          <w:b w:val="1"/>
          <w:bCs w:val="1"/>
          <w:rtl w:val="0"/>
        </w:rPr>
        <w:t xml:space="preserve">(4)</w:t>
      </w:r>
      <w:r w:rsidDel="00000000" w:rsidR="00000000" w:rsidRPr="00000000">
        <w:rPr>
          <w:rtl w:val="0"/>
        </w:rPr>
        <w:t xml:space="preserve">  Neither</w:t>
      </w:r>
    </w:p>
    <w:p w:rsidR="00000000" w:rsidDel="00000000" w:rsidP="00000000" w:rsidRDefault="00000000" w:rsidRPr="00000000" w14:paraId="000001BE">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BF">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C0">
      <w:pPr>
        <w:pBdr>
          <w:bottom w:color="999999" w:space="1" w:sz="6" w:val="single"/>
        </w:pBd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000000" w:space="0" w:sz="0" w:val="nil"/>
              <w:bottom w:color="999999" w:space="0" w:sz="4" w:val="single"/>
              <w:right w:color="000000" w:space="0" w:sz="0" w:val="nil"/>
            </w:tcBorders>
            <w:shd w:fill="d9d9d9" w:val="clear"/>
            <w:tcMar>
              <w:top w:w="80.0" w:type="dxa"/>
              <w:left w:w="160.0" w:type="dxa"/>
              <w:bottom w:w="80.0" w:type="dxa"/>
              <w:right w:w="16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smallCaps w:val="1"/>
                <w:sz w:val="22"/>
                <w:szCs w:val="22"/>
                <w:rtl w:val="0"/>
              </w:rPr>
              <w:t xml:space="preserve">SECTION E: ECONOMY</w:t>
            </w:r>
            <w:r w:rsidDel="00000000" w:rsidR="00000000" w:rsidRPr="00000000">
              <w:rPr>
                <w:rtl w:val="0"/>
              </w:rPr>
            </w:r>
          </w:p>
        </w:tc>
      </w:tr>
    </w:tbl>
    <w:p w:rsidR="00000000" w:rsidDel="00000000" w:rsidP="00000000" w:rsidRDefault="00000000" w:rsidRPr="00000000" w14:paraId="000001C2">
      <w:pPr>
        <w:spacing w:after="80" w:lineRule="auto"/>
        <w:rPr/>
      </w:pPr>
      <w:r w:rsidDel="00000000" w:rsidR="00000000" w:rsidRPr="00000000">
        <w:rPr>
          <w:rtl w:val="0"/>
        </w:rPr>
      </w:r>
    </w:p>
    <w:p w:rsidR="00000000" w:rsidDel="00000000" w:rsidP="00000000" w:rsidRDefault="00000000" w:rsidRPr="00000000" w14:paraId="000001C3">
      <w:pPr>
        <w:spacing w:after="60" w:before="120" w:lineRule="auto"/>
        <w:rPr/>
      </w:pPr>
      <w:r w:rsidDel="00000000" w:rsidR="00000000" w:rsidRPr="00000000">
        <w:rPr>
          <w:rFonts w:ascii="Arial" w:cs="Arial" w:eastAsia="Arial" w:hAnsi="Arial"/>
          <w:b w:val="1"/>
          <w:bCs w:val="1"/>
          <w:sz w:val="20"/>
          <w:szCs w:val="20"/>
          <w:rtl w:val="0"/>
        </w:rPr>
        <w:t xml:space="preserve">45. </w:t>
      </w:r>
      <w:r w:rsidDel="00000000" w:rsidR="00000000" w:rsidRPr="00000000">
        <w:rPr>
          <w:rFonts w:ascii="Arial" w:cs="Arial" w:eastAsia="Arial" w:hAnsi="Arial"/>
          <w:sz w:val="20"/>
          <w:szCs w:val="20"/>
          <w:rtl w:val="0"/>
        </w:rPr>
        <w:t xml:space="preserve">Do you or others in your household receive CLAP boxes?</w:t>
      </w:r>
      <w:r w:rsidDel="00000000" w:rsidR="00000000" w:rsidRPr="00000000">
        <w:rPr>
          <w:rtl w:val="0"/>
        </w:rPr>
      </w:r>
    </w:p>
    <w:p w:rsidR="00000000" w:rsidDel="00000000" w:rsidP="00000000" w:rsidRDefault="00000000" w:rsidRPr="00000000" w14:paraId="000001C4">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1C5">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1C6">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1C7">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C8">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C9">
      <w:pPr>
        <w:spacing w:after="60" w:before="120" w:lineRule="auto"/>
        <w:rPr/>
      </w:pPr>
      <w:r w:rsidDel="00000000" w:rsidR="00000000" w:rsidRPr="00000000">
        <w:rPr>
          <w:rFonts w:ascii="Arial" w:cs="Arial" w:eastAsia="Arial" w:hAnsi="Arial"/>
          <w:b w:val="1"/>
          <w:bCs w:val="1"/>
          <w:sz w:val="20"/>
          <w:szCs w:val="20"/>
          <w:rtl w:val="0"/>
        </w:rPr>
        <w:t xml:space="preserve">46. </w:t>
      </w:r>
      <w:r w:rsidDel="00000000" w:rsidR="00000000" w:rsidRPr="00000000">
        <w:rPr>
          <w:rFonts w:ascii="Arial" w:cs="Arial" w:eastAsia="Arial" w:hAnsi="Arial"/>
          <w:sz w:val="20"/>
          <w:szCs w:val="20"/>
          <w:rtl w:val="0"/>
        </w:rPr>
        <w:t xml:space="preserve">To your knowledge, do any of the following groups play a role in distributing CLAP boxes to you and your neighbors? Select all that apply.</w:t>
      </w:r>
      <w:r w:rsidDel="00000000" w:rsidR="00000000" w:rsidRPr="00000000">
        <w:rPr>
          <w:rtl w:val="0"/>
        </w:rPr>
      </w:r>
    </w:p>
    <w:p w:rsidR="00000000" w:rsidDel="00000000" w:rsidP="00000000" w:rsidRDefault="00000000" w:rsidRPr="00000000" w14:paraId="000001CA">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'Yes' to Q45.]</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smallCaps w:val="1"/>
                <w:color w:val="333333"/>
                <w:sz w:val="18"/>
                <w:szCs w:val="18"/>
                <w:rtl w:val="0"/>
              </w:rPr>
              <w:t xml:space="preserve">DO NOT READ OPTIONS ALOUD. CHECK ALL THAT APPLY.</w:t>
            </w:r>
            <w:r w:rsidDel="00000000" w:rsidR="00000000" w:rsidRPr="00000000">
              <w:rPr>
                <w:rtl w:val="0"/>
              </w:rPr>
            </w:r>
          </w:p>
        </w:tc>
      </w:tr>
    </w:tbl>
    <w:p w:rsidR="00000000" w:rsidDel="00000000" w:rsidP="00000000" w:rsidRDefault="00000000" w:rsidRPr="00000000" w14:paraId="000001CC">
      <w:pPr>
        <w:spacing w:after="40" w:before="40" w:lineRule="auto"/>
        <w:ind w:left="720" w:firstLine="0"/>
        <w:rPr/>
      </w:pPr>
      <w:r w:rsidDel="00000000" w:rsidR="00000000" w:rsidRPr="00000000">
        <w:rPr>
          <w:rFonts w:ascii="Arial" w:cs="Arial" w:eastAsia="Arial" w:hAnsi="Arial"/>
          <w:sz w:val="20"/>
          <w:szCs w:val="20"/>
          <w:rtl w:val="0"/>
        </w:rPr>
        <w:t xml:space="preserve">☐  Consejo comunal</w:t>
      </w:r>
      <w:r w:rsidDel="00000000" w:rsidR="00000000" w:rsidRPr="00000000">
        <w:rPr>
          <w:rtl w:val="0"/>
        </w:rPr>
      </w:r>
    </w:p>
    <w:p w:rsidR="00000000" w:rsidDel="00000000" w:rsidP="00000000" w:rsidRDefault="00000000" w:rsidRPr="00000000" w14:paraId="000001CD">
      <w:pPr>
        <w:spacing w:after="40" w:before="40" w:lineRule="auto"/>
        <w:ind w:left="720" w:firstLine="0"/>
        <w:rPr/>
      </w:pPr>
      <w:r w:rsidDel="00000000" w:rsidR="00000000" w:rsidRPr="00000000">
        <w:rPr>
          <w:rFonts w:ascii="Arial" w:cs="Arial" w:eastAsia="Arial" w:hAnsi="Arial"/>
          <w:sz w:val="20"/>
          <w:szCs w:val="20"/>
          <w:rtl w:val="0"/>
        </w:rPr>
        <w:t xml:space="preserve">☐  Comuna representatives</w:t>
      </w:r>
      <w:r w:rsidDel="00000000" w:rsidR="00000000" w:rsidRPr="00000000">
        <w:rPr>
          <w:rtl w:val="0"/>
        </w:rPr>
      </w:r>
    </w:p>
    <w:p w:rsidR="00000000" w:rsidDel="00000000" w:rsidP="00000000" w:rsidRDefault="00000000" w:rsidRPr="00000000" w14:paraId="000001CE">
      <w:pPr>
        <w:spacing w:after="40" w:before="40" w:lineRule="auto"/>
        <w:ind w:left="720" w:firstLine="0"/>
        <w:rPr/>
      </w:pPr>
      <w:r w:rsidDel="00000000" w:rsidR="00000000" w:rsidRPr="00000000">
        <w:rPr>
          <w:rFonts w:ascii="Arial" w:cs="Arial" w:eastAsia="Arial" w:hAnsi="Arial"/>
          <w:sz w:val="20"/>
          <w:szCs w:val="20"/>
          <w:rtl w:val="0"/>
        </w:rPr>
        <w:t xml:space="preserve">☐  The police</w:t>
      </w:r>
      <w:r w:rsidDel="00000000" w:rsidR="00000000" w:rsidRPr="00000000">
        <w:rPr>
          <w:rtl w:val="0"/>
        </w:rPr>
      </w:r>
    </w:p>
    <w:p w:rsidR="00000000" w:rsidDel="00000000" w:rsidP="00000000" w:rsidRDefault="00000000" w:rsidRPr="00000000" w14:paraId="000001CF">
      <w:pPr>
        <w:spacing w:after="40" w:before="40" w:lineRule="auto"/>
        <w:ind w:left="720" w:firstLine="0"/>
        <w:rPr/>
      </w:pPr>
      <w:r w:rsidDel="00000000" w:rsidR="00000000" w:rsidRPr="00000000">
        <w:rPr>
          <w:rFonts w:ascii="Arial" w:cs="Arial" w:eastAsia="Arial" w:hAnsi="Arial"/>
          <w:sz w:val="20"/>
          <w:szCs w:val="20"/>
          <w:rtl w:val="0"/>
        </w:rPr>
        <w:t xml:space="preserve">☐  The military</w:t>
      </w:r>
      <w:r w:rsidDel="00000000" w:rsidR="00000000" w:rsidRPr="00000000">
        <w:rPr>
          <w:rtl w:val="0"/>
        </w:rPr>
      </w:r>
    </w:p>
    <w:p w:rsidR="00000000" w:rsidDel="00000000" w:rsidP="00000000" w:rsidRDefault="00000000" w:rsidRPr="00000000" w14:paraId="000001D0">
      <w:pPr>
        <w:spacing w:after="40" w:before="40" w:lineRule="auto"/>
        <w:ind w:left="720" w:firstLine="0"/>
        <w:rPr/>
      </w:pPr>
      <w:r w:rsidDel="00000000" w:rsidR="00000000" w:rsidRPr="00000000">
        <w:rPr>
          <w:rFonts w:ascii="Arial" w:cs="Arial" w:eastAsia="Arial" w:hAnsi="Arial"/>
          <w:sz w:val="20"/>
          <w:szCs w:val="20"/>
          <w:rtl w:val="0"/>
        </w:rPr>
        <w:t xml:space="preserve">☐  Gang members</w:t>
      </w:r>
      <w:r w:rsidDel="00000000" w:rsidR="00000000" w:rsidRPr="00000000">
        <w:rPr>
          <w:rtl w:val="0"/>
        </w:rPr>
      </w:r>
    </w:p>
    <w:p w:rsidR="00000000" w:rsidDel="00000000" w:rsidP="00000000" w:rsidRDefault="00000000" w:rsidRPr="00000000" w14:paraId="000001D1">
      <w:pPr>
        <w:spacing w:after="40" w:before="40" w:lineRule="auto"/>
        <w:ind w:left="720" w:firstLine="0"/>
        <w:rPr/>
      </w:pPr>
      <w:r w:rsidDel="00000000" w:rsidR="00000000" w:rsidRPr="00000000">
        <w:rPr>
          <w:rFonts w:ascii="Arial" w:cs="Arial" w:eastAsia="Arial" w:hAnsi="Arial"/>
          <w:sz w:val="20"/>
          <w:szCs w:val="20"/>
          <w:rtl w:val="0"/>
        </w:rPr>
        <w:t xml:space="preserve">☐  Colectivo members</w:t>
      </w:r>
      <w:r w:rsidDel="00000000" w:rsidR="00000000" w:rsidRPr="00000000">
        <w:rPr>
          <w:rtl w:val="0"/>
        </w:rPr>
      </w:r>
    </w:p>
    <w:p w:rsidR="00000000" w:rsidDel="00000000" w:rsidP="00000000" w:rsidRDefault="00000000" w:rsidRPr="00000000" w14:paraId="000001D2">
      <w:pPr>
        <w:spacing w:after="40" w:before="40" w:lineRule="auto"/>
        <w:ind w:left="720" w:firstLine="0"/>
        <w:rPr/>
      </w:pPr>
      <w:r w:rsidDel="00000000" w:rsidR="00000000" w:rsidRPr="00000000">
        <w:rPr>
          <w:rFonts w:ascii="Arial" w:cs="Arial" w:eastAsia="Arial" w:hAnsi="Arial"/>
          <w:sz w:val="20"/>
          <w:szCs w:val="20"/>
          <w:rtl w:val="0"/>
        </w:rPr>
        <w:t xml:space="preserve">☐  None / I don't know who distributes them</w:t>
      </w:r>
      <w:r w:rsidDel="00000000" w:rsidR="00000000" w:rsidRPr="00000000">
        <w:rPr>
          <w:rtl w:val="0"/>
        </w:rPr>
      </w:r>
    </w:p>
    <w:p w:rsidR="00000000" w:rsidDel="00000000" w:rsidP="00000000" w:rsidRDefault="00000000" w:rsidRPr="00000000" w14:paraId="000001D3">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D4">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D5">
      <w:pPr>
        <w:spacing w:after="60" w:before="120" w:lineRule="auto"/>
        <w:rPr/>
      </w:pPr>
      <w:r w:rsidDel="00000000" w:rsidR="00000000" w:rsidRPr="00000000">
        <w:rPr>
          <w:rFonts w:ascii="Arial" w:cs="Arial" w:eastAsia="Arial" w:hAnsi="Arial"/>
          <w:b w:val="1"/>
          <w:bCs w:val="1"/>
          <w:sz w:val="20"/>
          <w:szCs w:val="20"/>
          <w:rtl w:val="0"/>
        </w:rPr>
        <w:t xml:space="preserve">47. </w:t>
      </w:r>
      <w:r w:rsidDel="00000000" w:rsidR="00000000" w:rsidRPr="00000000">
        <w:rPr>
          <w:rFonts w:ascii="Arial" w:cs="Arial" w:eastAsia="Arial" w:hAnsi="Arial"/>
          <w:sz w:val="20"/>
          <w:szCs w:val="20"/>
          <w:rtl w:val="0"/>
        </w:rPr>
        <w:t xml:space="preserve">How much do you agree or disagree with the following statement: My family and I rely on CLAP boxes to make ends meet.</w:t>
      </w:r>
      <w:r w:rsidDel="00000000" w:rsidR="00000000" w:rsidRPr="00000000">
        <w:rPr>
          <w:rtl w:val="0"/>
        </w:rPr>
      </w:r>
    </w:p>
    <w:p w:rsidR="00000000" w:rsidDel="00000000" w:rsidP="00000000" w:rsidRDefault="00000000" w:rsidRPr="00000000" w14:paraId="000001D6">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Strongly agree</w:t>
      </w:r>
      <w:r w:rsidDel="00000000" w:rsidR="00000000" w:rsidRPr="00000000">
        <w:rPr>
          <w:rtl w:val="0"/>
        </w:rPr>
      </w:r>
    </w:p>
    <w:p w:rsidR="00000000" w:rsidDel="00000000" w:rsidP="00000000" w:rsidRDefault="00000000" w:rsidRPr="00000000" w14:paraId="000001D7">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Agree</w:t>
      </w:r>
      <w:r w:rsidDel="00000000" w:rsidR="00000000" w:rsidRPr="00000000">
        <w:rPr>
          <w:rtl w:val="0"/>
        </w:rPr>
      </w:r>
    </w:p>
    <w:p w:rsidR="00000000" w:rsidDel="00000000" w:rsidP="00000000" w:rsidRDefault="00000000" w:rsidRPr="00000000" w14:paraId="000001D8">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Neither agree nor disagree</w:t>
      </w:r>
      <w:r w:rsidDel="00000000" w:rsidR="00000000" w:rsidRPr="00000000">
        <w:rPr>
          <w:rtl w:val="0"/>
        </w:rPr>
      </w:r>
    </w:p>
    <w:p w:rsidR="00000000" w:rsidDel="00000000" w:rsidP="00000000" w:rsidRDefault="00000000" w:rsidRPr="00000000" w14:paraId="000001D9">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Disagree</w:t>
      </w:r>
      <w:r w:rsidDel="00000000" w:rsidR="00000000" w:rsidRPr="00000000">
        <w:rPr>
          <w:rtl w:val="0"/>
        </w:rPr>
      </w:r>
    </w:p>
    <w:p w:rsidR="00000000" w:rsidDel="00000000" w:rsidP="00000000" w:rsidRDefault="00000000" w:rsidRPr="00000000" w14:paraId="000001DA">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Strongly disagree</w:t>
      </w:r>
      <w:r w:rsidDel="00000000" w:rsidR="00000000" w:rsidRPr="00000000">
        <w:rPr>
          <w:rtl w:val="0"/>
        </w:rPr>
      </w:r>
    </w:p>
    <w:p w:rsidR="00000000" w:rsidDel="00000000" w:rsidP="00000000" w:rsidRDefault="00000000" w:rsidRPr="00000000" w14:paraId="000001DB">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D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D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DE">
      <w:pPr>
        <w:spacing w:after="60" w:before="120" w:lineRule="auto"/>
        <w:rPr/>
      </w:pPr>
      <w:r w:rsidDel="00000000" w:rsidR="00000000" w:rsidRPr="00000000">
        <w:rPr>
          <w:rFonts w:ascii="Arial" w:cs="Arial" w:eastAsia="Arial" w:hAnsi="Arial"/>
          <w:b w:val="1"/>
          <w:bCs w:val="1"/>
          <w:sz w:val="20"/>
          <w:szCs w:val="20"/>
          <w:rtl w:val="0"/>
        </w:rPr>
        <w:t xml:space="preserve">48. </w:t>
      </w:r>
      <w:r w:rsidDel="00000000" w:rsidR="00000000" w:rsidRPr="00000000">
        <w:rPr>
          <w:rFonts w:ascii="Arial" w:cs="Arial" w:eastAsia="Arial" w:hAnsi="Arial"/>
          <w:sz w:val="20"/>
          <w:szCs w:val="20"/>
          <w:rtl w:val="0"/>
        </w:rPr>
        <w:t xml:space="preserve">Do you consider that the economic situation of the country is better, the same, or worse than it was six months ago?</w:t>
      </w:r>
      <w:r w:rsidDel="00000000" w:rsidR="00000000" w:rsidRPr="00000000">
        <w:rPr>
          <w:rtl w:val="0"/>
        </w:rPr>
      </w:r>
    </w:p>
    <w:p w:rsidR="00000000" w:rsidDel="00000000" w:rsidP="00000000" w:rsidRDefault="00000000" w:rsidRPr="00000000" w14:paraId="000001DF">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Better</w:t>
      </w:r>
      <w:r w:rsidDel="00000000" w:rsidR="00000000" w:rsidRPr="00000000">
        <w:rPr>
          <w:rtl w:val="0"/>
        </w:rPr>
      </w:r>
    </w:p>
    <w:p w:rsidR="00000000" w:rsidDel="00000000" w:rsidP="00000000" w:rsidRDefault="00000000" w:rsidRPr="00000000" w14:paraId="000001E0">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Same</w:t>
      </w:r>
      <w:r w:rsidDel="00000000" w:rsidR="00000000" w:rsidRPr="00000000">
        <w:rPr>
          <w:rtl w:val="0"/>
        </w:rPr>
      </w:r>
    </w:p>
    <w:p w:rsidR="00000000" w:rsidDel="00000000" w:rsidP="00000000" w:rsidRDefault="00000000" w:rsidRPr="00000000" w14:paraId="000001E1">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Worse</w:t>
      </w:r>
      <w:r w:rsidDel="00000000" w:rsidR="00000000" w:rsidRPr="00000000">
        <w:rPr>
          <w:rtl w:val="0"/>
        </w:rPr>
      </w:r>
    </w:p>
    <w:p w:rsidR="00000000" w:rsidDel="00000000" w:rsidP="00000000" w:rsidRDefault="00000000" w:rsidRPr="00000000" w14:paraId="000001E2">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E3">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E4">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E5">
      <w:pPr>
        <w:spacing w:after="60" w:before="120" w:lineRule="auto"/>
        <w:rPr/>
      </w:pPr>
      <w:r w:rsidDel="00000000" w:rsidR="00000000" w:rsidRPr="00000000">
        <w:rPr>
          <w:rFonts w:ascii="Arial" w:cs="Arial" w:eastAsia="Arial" w:hAnsi="Arial"/>
          <w:b w:val="1"/>
          <w:bCs w:val="1"/>
          <w:sz w:val="20"/>
          <w:szCs w:val="20"/>
          <w:rtl w:val="0"/>
        </w:rPr>
        <w:t xml:space="preserve">49. </w:t>
      </w:r>
      <w:r w:rsidDel="00000000" w:rsidR="00000000" w:rsidRPr="00000000">
        <w:rPr>
          <w:rFonts w:ascii="Arial" w:cs="Arial" w:eastAsia="Arial" w:hAnsi="Arial"/>
          <w:sz w:val="20"/>
          <w:szCs w:val="20"/>
          <w:rtl w:val="0"/>
        </w:rPr>
        <w:t xml:space="preserve">Do you think that your own current economic situation is better, the same, or worse than it was six months ago?</w:t>
      </w:r>
      <w:r w:rsidDel="00000000" w:rsidR="00000000" w:rsidRPr="00000000">
        <w:rPr>
          <w:rtl w:val="0"/>
        </w:rPr>
      </w:r>
    </w:p>
    <w:p w:rsidR="00000000" w:rsidDel="00000000" w:rsidP="00000000" w:rsidRDefault="00000000" w:rsidRPr="00000000" w14:paraId="000001E6">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Better</w:t>
      </w:r>
      <w:r w:rsidDel="00000000" w:rsidR="00000000" w:rsidRPr="00000000">
        <w:rPr>
          <w:rtl w:val="0"/>
        </w:rPr>
      </w:r>
    </w:p>
    <w:p w:rsidR="00000000" w:rsidDel="00000000" w:rsidP="00000000" w:rsidRDefault="00000000" w:rsidRPr="00000000" w14:paraId="000001E7">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Same</w:t>
      </w:r>
      <w:r w:rsidDel="00000000" w:rsidR="00000000" w:rsidRPr="00000000">
        <w:rPr>
          <w:rtl w:val="0"/>
        </w:rPr>
      </w:r>
    </w:p>
    <w:p w:rsidR="00000000" w:rsidDel="00000000" w:rsidP="00000000" w:rsidRDefault="00000000" w:rsidRPr="00000000" w14:paraId="000001E8">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Worse</w:t>
      </w:r>
      <w:r w:rsidDel="00000000" w:rsidR="00000000" w:rsidRPr="00000000">
        <w:rPr>
          <w:rtl w:val="0"/>
        </w:rPr>
      </w:r>
    </w:p>
    <w:p w:rsidR="00000000" w:rsidDel="00000000" w:rsidP="00000000" w:rsidRDefault="00000000" w:rsidRPr="00000000" w14:paraId="000001E9">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Don't know  [DO NOT READ]</w:t>
      </w:r>
      <w:r w:rsidDel="00000000" w:rsidR="00000000" w:rsidRPr="00000000">
        <w:rPr>
          <w:rtl w:val="0"/>
        </w:rPr>
      </w:r>
    </w:p>
    <w:p w:rsidR="00000000" w:rsidDel="00000000" w:rsidP="00000000" w:rsidRDefault="00000000" w:rsidRPr="00000000" w14:paraId="000001EA">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EB">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EC">
      <w:pPr>
        <w:spacing w:after="60" w:before="120" w:lineRule="auto"/>
        <w:rPr/>
      </w:pPr>
      <w:r w:rsidDel="00000000" w:rsidR="00000000" w:rsidRPr="00000000">
        <w:rPr>
          <w:rFonts w:ascii="Arial" w:cs="Arial" w:eastAsia="Arial" w:hAnsi="Arial"/>
          <w:b w:val="1"/>
          <w:bCs w:val="1"/>
          <w:sz w:val="20"/>
          <w:szCs w:val="20"/>
          <w:rtl w:val="0"/>
        </w:rPr>
        <w:t xml:space="preserve">50. </w:t>
      </w:r>
      <w:r w:rsidDel="00000000" w:rsidR="00000000" w:rsidRPr="00000000">
        <w:rPr>
          <w:rFonts w:ascii="Arial" w:cs="Arial" w:eastAsia="Arial" w:hAnsi="Arial"/>
          <w:sz w:val="20"/>
          <w:szCs w:val="20"/>
          <w:rtl w:val="0"/>
        </w:rPr>
        <w:t xml:space="preserve">Venezuela has been experiencing an acute economic crisis in recent years. Which of the following do you believe contributed to the crisis? Select all that apply.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smallCaps w:val="1"/>
                <w:color w:val="333333"/>
                <w:sz w:val="18"/>
                <w:szCs w:val="18"/>
                <w:rtl w:val="0"/>
              </w:rPr>
              <w:t xml:space="preserve">DO NOT READ OPTIONS ALOUD. CHECK ALL THAT APPLY.</w:t>
            </w:r>
            <w:r w:rsidDel="00000000" w:rsidR="00000000" w:rsidRPr="00000000">
              <w:rPr>
                <w:rtl w:val="0"/>
              </w:rPr>
            </w:r>
          </w:p>
        </w:tc>
      </w:tr>
    </w:tbl>
    <w:p w:rsidR="00000000" w:rsidDel="00000000" w:rsidP="00000000" w:rsidRDefault="00000000" w:rsidRPr="00000000" w14:paraId="000001EE">
      <w:pPr>
        <w:spacing w:after="40" w:before="40" w:lineRule="auto"/>
        <w:ind w:left="720" w:firstLine="0"/>
        <w:rPr/>
      </w:pPr>
      <w:r w:rsidDel="00000000" w:rsidR="00000000" w:rsidRPr="00000000">
        <w:rPr>
          <w:rFonts w:ascii="Arial" w:cs="Arial" w:eastAsia="Arial" w:hAnsi="Arial"/>
          <w:sz w:val="20"/>
          <w:szCs w:val="20"/>
          <w:rtl w:val="0"/>
        </w:rPr>
        <w:t xml:space="preserve">☐  Economic sanctions by the United States</w:t>
      </w:r>
      <w:r w:rsidDel="00000000" w:rsidR="00000000" w:rsidRPr="00000000">
        <w:rPr>
          <w:rtl w:val="0"/>
        </w:rPr>
      </w:r>
    </w:p>
    <w:p w:rsidR="00000000" w:rsidDel="00000000" w:rsidP="00000000" w:rsidRDefault="00000000" w:rsidRPr="00000000" w14:paraId="000001EF">
      <w:pPr>
        <w:spacing w:after="40" w:before="40" w:lineRule="auto"/>
        <w:ind w:left="720" w:firstLine="0"/>
        <w:rPr/>
      </w:pPr>
      <w:r w:rsidDel="00000000" w:rsidR="00000000" w:rsidRPr="00000000">
        <w:rPr>
          <w:rFonts w:ascii="Arial" w:cs="Arial" w:eastAsia="Arial" w:hAnsi="Arial"/>
          <w:sz w:val="20"/>
          <w:szCs w:val="20"/>
          <w:rtl w:val="0"/>
        </w:rPr>
        <w:t xml:space="preserve">☐  Government mismanagement</w:t>
      </w:r>
      <w:r w:rsidDel="00000000" w:rsidR="00000000" w:rsidRPr="00000000">
        <w:rPr>
          <w:rtl w:val="0"/>
        </w:rPr>
      </w:r>
    </w:p>
    <w:p w:rsidR="00000000" w:rsidDel="00000000" w:rsidP="00000000" w:rsidRDefault="00000000" w:rsidRPr="00000000" w14:paraId="000001F0">
      <w:pPr>
        <w:spacing w:after="40" w:before="40" w:lineRule="auto"/>
        <w:ind w:left="720" w:firstLine="0"/>
        <w:rPr/>
      </w:pPr>
      <w:r w:rsidDel="00000000" w:rsidR="00000000" w:rsidRPr="00000000">
        <w:rPr>
          <w:rFonts w:ascii="Arial" w:cs="Arial" w:eastAsia="Arial" w:hAnsi="Arial"/>
          <w:sz w:val="20"/>
          <w:szCs w:val="20"/>
          <w:rtl w:val="0"/>
        </w:rPr>
        <w:t xml:space="preserve">☐  The decline in oil prices</w:t>
      </w:r>
      <w:r w:rsidDel="00000000" w:rsidR="00000000" w:rsidRPr="00000000">
        <w:rPr>
          <w:rtl w:val="0"/>
        </w:rPr>
      </w:r>
    </w:p>
    <w:p w:rsidR="00000000" w:rsidDel="00000000" w:rsidP="00000000" w:rsidRDefault="00000000" w:rsidRPr="00000000" w14:paraId="000001F1">
      <w:pPr>
        <w:spacing w:after="40" w:before="40" w:lineRule="auto"/>
        <w:ind w:left="720" w:firstLine="0"/>
        <w:rPr/>
      </w:pPr>
      <w:r w:rsidDel="00000000" w:rsidR="00000000" w:rsidRPr="00000000">
        <w:rPr>
          <w:rFonts w:ascii="Arial" w:cs="Arial" w:eastAsia="Arial" w:hAnsi="Arial"/>
          <w:sz w:val="20"/>
          <w:szCs w:val="20"/>
          <w:rtl w:val="0"/>
        </w:rPr>
        <w:t xml:space="preserve">☐  Socialism</w:t>
      </w:r>
      <w:r w:rsidDel="00000000" w:rsidR="00000000" w:rsidRPr="00000000">
        <w:rPr>
          <w:rtl w:val="0"/>
        </w:rPr>
      </w:r>
    </w:p>
    <w:p w:rsidR="00000000" w:rsidDel="00000000" w:rsidP="00000000" w:rsidRDefault="00000000" w:rsidRPr="00000000" w14:paraId="000001F2">
      <w:pPr>
        <w:spacing w:after="40" w:before="40" w:lineRule="auto"/>
        <w:ind w:left="720" w:firstLine="0"/>
        <w:rPr/>
      </w:pPr>
      <w:r w:rsidDel="00000000" w:rsidR="00000000" w:rsidRPr="00000000">
        <w:rPr>
          <w:rFonts w:ascii="Arial" w:cs="Arial" w:eastAsia="Arial" w:hAnsi="Arial"/>
          <w:sz w:val="20"/>
          <w:szCs w:val="20"/>
          <w:rtl w:val="0"/>
        </w:rPr>
        <w:t xml:space="preserve">☐  The death of Hugo Chávez</w:t>
      </w:r>
      <w:r w:rsidDel="00000000" w:rsidR="00000000" w:rsidRPr="00000000">
        <w:rPr>
          <w:rtl w:val="0"/>
        </w:rPr>
      </w:r>
    </w:p>
    <w:p w:rsidR="00000000" w:rsidDel="00000000" w:rsidP="00000000" w:rsidRDefault="00000000" w:rsidRPr="00000000" w14:paraId="000001F3">
      <w:pPr>
        <w:spacing w:after="40" w:before="40" w:lineRule="auto"/>
        <w:ind w:left="720" w:firstLine="0"/>
        <w:rPr/>
      </w:pPr>
      <w:r w:rsidDel="00000000" w:rsidR="00000000" w:rsidRPr="00000000">
        <w:rPr>
          <w:rFonts w:ascii="Arial" w:cs="Arial" w:eastAsia="Arial" w:hAnsi="Arial"/>
          <w:sz w:val="20"/>
          <w:szCs w:val="20"/>
          <w:rtl w:val="0"/>
        </w:rPr>
        <w:t xml:space="preserve">☐  Other — specify: ________________</w:t>
      </w:r>
      <w:r w:rsidDel="00000000" w:rsidR="00000000" w:rsidRPr="00000000">
        <w:rPr>
          <w:rtl w:val="0"/>
        </w:rPr>
      </w:r>
    </w:p>
    <w:p w:rsidR="00000000" w:rsidDel="00000000" w:rsidP="00000000" w:rsidRDefault="00000000" w:rsidRPr="00000000" w14:paraId="000001F4">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F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F6">
      <w:pPr>
        <w:spacing w:after="60" w:before="120" w:lineRule="auto"/>
        <w:rPr/>
      </w:pPr>
      <w:r w:rsidDel="00000000" w:rsidR="00000000" w:rsidRPr="00000000">
        <w:rPr>
          <w:rFonts w:ascii="Arial" w:cs="Arial" w:eastAsia="Arial" w:hAnsi="Arial"/>
          <w:b w:val="1"/>
          <w:bCs w:val="1"/>
          <w:sz w:val="20"/>
          <w:szCs w:val="20"/>
          <w:rtl w:val="0"/>
        </w:rPr>
        <w:t xml:space="preserve">51. </w:t>
      </w:r>
      <w:r w:rsidDel="00000000" w:rsidR="00000000" w:rsidRPr="00000000">
        <w:rPr>
          <w:rFonts w:ascii="Arial" w:cs="Arial" w:eastAsia="Arial" w:hAnsi="Arial"/>
          <w:sz w:val="20"/>
          <w:szCs w:val="20"/>
          <w:rtl w:val="0"/>
        </w:rPr>
        <w:t xml:space="preserve">How many times in the last year has your home lost electrical power?</w:t>
      </w:r>
      <w:r w:rsidDel="00000000" w:rsidR="00000000" w:rsidRPr="00000000">
        <w:rPr>
          <w:rtl w:val="0"/>
        </w:rPr>
      </w:r>
    </w:p>
    <w:p w:rsidR="00000000" w:rsidDel="00000000" w:rsidP="00000000" w:rsidRDefault="00000000" w:rsidRPr="00000000" w14:paraId="000001F7">
      <w:pPr>
        <w:spacing w:after="40" w:before="40" w:lineRule="auto"/>
        <w:ind w:left="720" w:firstLine="0"/>
        <w:rPr/>
      </w:pPr>
      <w:r w:rsidDel="00000000" w:rsidR="00000000" w:rsidRPr="00000000">
        <w:rPr>
          <w:rFonts w:ascii="Arial" w:cs="Arial" w:eastAsia="Arial" w:hAnsi="Arial"/>
          <w:b w:val="1"/>
          <w:bCs w:val="1"/>
          <w:sz w:val="20"/>
          <w:szCs w:val="20"/>
          <w:rtl w:val="0"/>
        </w:rPr>
        <w:t xml:space="preserve">(0)  </w:t>
      </w:r>
      <w:r w:rsidDel="00000000" w:rsidR="00000000" w:rsidRPr="00000000">
        <w:rPr>
          <w:rFonts w:ascii="Arial" w:cs="Arial" w:eastAsia="Arial" w:hAnsi="Arial"/>
          <w:sz w:val="20"/>
          <w:szCs w:val="20"/>
          <w:rtl w:val="0"/>
        </w:rPr>
        <w:t xml:space="preserve">0</w:t>
      </w:r>
      <w:r w:rsidDel="00000000" w:rsidR="00000000" w:rsidRPr="00000000">
        <w:rPr>
          <w:rtl w:val="0"/>
        </w:rPr>
      </w:r>
    </w:p>
    <w:p w:rsidR="00000000" w:rsidDel="00000000" w:rsidP="00000000" w:rsidRDefault="00000000" w:rsidRPr="00000000" w14:paraId="000001F8">
      <w:pPr>
        <w:spacing w:after="40" w:before="40" w:lineRule="auto"/>
        <w:ind w:left="720" w:firstLine="0"/>
        <w:rPr/>
      </w:pPr>
      <w:r w:rsidDel="00000000" w:rsidR="00000000" w:rsidRPr="00000000">
        <w:rPr>
          <w:rFonts w:ascii="Arial" w:cs="Arial" w:eastAsia="Arial" w:hAnsi="Arial"/>
          <w:b w:val="1"/>
          <w:bCs w:val="1"/>
          <w:sz w:val="20"/>
          <w:szCs w:val="20"/>
          <w:rtl w:val="0"/>
        </w:rPr>
        <w:t xml:space="preserve">(1–3)  </w:t>
      </w:r>
      <w:r w:rsidDel="00000000" w:rsidR="00000000" w:rsidRPr="00000000">
        <w:rPr>
          <w:rFonts w:ascii="Arial" w:cs="Arial" w:eastAsia="Arial" w:hAnsi="Arial"/>
          <w:sz w:val="20"/>
          <w:szCs w:val="20"/>
          <w:rtl w:val="0"/>
        </w:rPr>
        <w:t xml:space="preserve">1–3</w:t>
      </w:r>
      <w:r w:rsidDel="00000000" w:rsidR="00000000" w:rsidRPr="00000000">
        <w:rPr>
          <w:rtl w:val="0"/>
        </w:rPr>
      </w:r>
    </w:p>
    <w:p w:rsidR="00000000" w:rsidDel="00000000" w:rsidP="00000000" w:rsidRDefault="00000000" w:rsidRPr="00000000" w14:paraId="000001F9">
      <w:pPr>
        <w:spacing w:after="40" w:before="40" w:lineRule="auto"/>
        <w:ind w:left="720" w:firstLine="0"/>
        <w:rPr/>
      </w:pPr>
      <w:r w:rsidDel="00000000" w:rsidR="00000000" w:rsidRPr="00000000">
        <w:rPr>
          <w:rFonts w:ascii="Arial" w:cs="Arial" w:eastAsia="Arial" w:hAnsi="Arial"/>
          <w:b w:val="1"/>
          <w:bCs w:val="1"/>
          <w:sz w:val="20"/>
          <w:szCs w:val="20"/>
          <w:rtl w:val="0"/>
        </w:rPr>
        <w:t xml:space="preserve">(4–6)  </w:t>
      </w:r>
      <w:r w:rsidDel="00000000" w:rsidR="00000000" w:rsidRPr="00000000">
        <w:rPr>
          <w:rFonts w:ascii="Arial" w:cs="Arial" w:eastAsia="Arial" w:hAnsi="Arial"/>
          <w:sz w:val="20"/>
          <w:szCs w:val="20"/>
          <w:rtl w:val="0"/>
        </w:rPr>
        <w:t xml:space="preserve">4–6</w:t>
      </w:r>
      <w:r w:rsidDel="00000000" w:rsidR="00000000" w:rsidRPr="00000000">
        <w:rPr>
          <w:rtl w:val="0"/>
        </w:rPr>
      </w:r>
    </w:p>
    <w:p w:rsidR="00000000" w:rsidDel="00000000" w:rsidP="00000000" w:rsidRDefault="00000000" w:rsidRPr="00000000" w14:paraId="000001FA">
      <w:pPr>
        <w:spacing w:after="40" w:before="40" w:lineRule="auto"/>
        <w:ind w:left="720" w:firstLine="0"/>
        <w:rPr/>
      </w:pPr>
      <w:r w:rsidDel="00000000" w:rsidR="00000000" w:rsidRPr="00000000">
        <w:rPr>
          <w:rFonts w:ascii="Arial" w:cs="Arial" w:eastAsia="Arial" w:hAnsi="Arial"/>
          <w:b w:val="1"/>
          <w:bCs w:val="1"/>
          <w:sz w:val="20"/>
          <w:szCs w:val="20"/>
          <w:rtl w:val="0"/>
        </w:rPr>
        <w:t xml:space="preserve">(7–10)  </w:t>
      </w:r>
      <w:r w:rsidDel="00000000" w:rsidR="00000000" w:rsidRPr="00000000">
        <w:rPr>
          <w:rFonts w:ascii="Arial" w:cs="Arial" w:eastAsia="Arial" w:hAnsi="Arial"/>
          <w:sz w:val="20"/>
          <w:szCs w:val="20"/>
          <w:rtl w:val="0"/>
        </w:rPr>
        <w:t xml:space="preserve">7–10</w:t>
      </w:r>
      <w:r w:rsidDel="00000000" w:rsidR="00000000" w:rsidRPr="00000000">
        <w:rPr>
          <w:rtl w:val="0"/>
        </w:rPr>
      </w:r>
    </w:p>
    <w:p w:rsidR="00000000" w:rsidDel="00000000" w:rsidP="00000000" w:rsidRDefault="00000000" w:rsidRPr="00000000" w14:paraId="000001FB">
      <w:pPr>
        <w:spacing w:after="40" w:before="40" w:lineRule="auto"/>
        <w:ind w:left="720" w:firstLine="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More than 10</w:t>
      </w:r>
      <w:r w:rsidDel="00000000" w:rsidR="00000000" w:rsidRPr="00000000">
        <w:rPr>
          <w:rtl w:val="0"/>
        </w:rPr>
      </w:r>
    </w:p>
    <w:p w:rsidR="00000000" w:rsidDel="00000000" w:rsidP="00000000" w:rsidRDefault="00000000" w:rsidRPr="00000000" w14:paraId="000001F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1F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1FE">
      <w:pPr>
        <w:spacing w:after="60" w:before="120" w:lineRule="auto"/>
        <w:rPr/>
      </w:pPr>
      <w:r w:rsidDel="00000000" w:rsidR="00000000" w:rsidRPr="00000000">
        <w:rPr>
          <w:rFonts w:ascii="Arial" w:cs="Arial" w:eastAsia="Arial" w:hAnsi="Arial"/>
          <w:b w:val="1"/>
          <w:bCs w:val="1"/>
          <w:sz w:val="20"/>
          <w:szCs w:val="20"/>
          <w:rtl w:val="0"/>
        </w:rPr>
        <w:t xml:space="preserve">52. </w:t>
      </w:r>
      <w:r w:rsidDel="00000000" w:rsidR="00000000" w:rsidRPr="00000000">
        <w:rPr>
          <w:rFonts w:ascii="Arial" w:cs="Arial" w:eastAsia="Arial" w:hAnsi="Arial"/>
          <w:sz w:val="20"/>
          <w:szCs w:val="20"/>
          <w:rtl w:val="0"/>
        </w:rPr>
        <w:t xml:space="preserve">How many times in the last year have you been unable to access medical care and/or medicine?</w:t>
      </w:r>
      <w:r w:rsidDel="00000000" w:rsidR="00000000" w:rsidRPr="00000000">
        <w:rPr>
          <w:rtl w:val="0"/>
        </w:rPr>
      </w:r>
    </w:p>
    <w:p w:rsidR="00000000" w:rsidDel="00000000" w:rsidP="00000000" w:rsidRDefault="00000000" w:rsidRPr="00000000" w14:paraId="000001FF">
      <w:pPr>
        <w:spacing w:after="40" w:before="40" w:lineRule="auto"/>
        <w:ind w:left="720" w:firstLine="0"/>
        <w:rPr/>
      </w:pPr>
      <w:r w:rsidDel="00000000" w:rsidR="00000000" w:rsidRPr="00000000">
        <w:rPr>
          <w:rFonts w:ascii="Arial" w:cs="Arial" w:eastAsia="Arial" w:hAnsi="Arial"/>
          <w:b w:val="1"/>
          <w:bCs w:val="1"/>
          <w:sz w:val="20"/>
          <w:szCs w:val="20"/>
          <w:rtl w:val="0"/>
        </w:rPr>
        <w:t xml:space="preserve">(0)  </w:t>
      </w:r>
      <w:r w:rsidDel="00000000" w:rsidR="00000000" w:rsidRPr="00000000">
        <w:rPr>
          <w:rFonts w:ascii="Arial" w:cs="Arial" w:eastAsia="Arial" w:hAnsi="Arial"/>
          <w:sz w:val="20"/>
          <w:szCs w:val="20"/>
          <w:rtl w:val="0"/>
        </w:rPr>
        <w:t xml:space="preserve">0</w:t>
      </w:r>
      <w:r w:rsidDel="00000000" w:rsidR="00000000" w:rsidRPr="00000000">
        <w:rPr>
          <w:rtl w:val="0"/>
        </w:rPr>
      </w:r>
    </w:p>
    <w:p w:rsidR="00000000" w:rsidDel="00000000" w:rsidP="00000000" w:rsidRDefault="00000000" w:rsidRPr="00000000" w14:paraId="00000200">
      <w:pPr>
        <w:spacing w:after="40" w:before="40" w:lineRule="auto"/>
        <w:ind w:left="720" w:firstLine="0"/>
        <w:rPr/>
      </w:pPr>
      <w:r w:rsidDel="00000000" w:rsidR="00000000" w:rsidRPr="00000000">
        <w:rPr>
          <w:rFonts w:ascii="Arial" w:cs="Arial" w:eastAsia="Arial" w:hAnsi="Arial"/>
          <w:b w:val="1"/>
          <w:bCs w:val="1"/>
          <w:sz w:val="20"/>
          <w:szCs w:val="20"/>
          <w:rtl w:val="0"/>
        </w:rPr>
        <w:t xml:space="preserve">(1–3)  </w:t>
      </w:r>
      <w:r w:rsidDel="00000000" w:rsidR="00000000" w:rsidRPr="00000000">
        <w:rPr>
          <w:rFonts w:ascii="Arial" w:cs="Arial" w:eastAsia="Arial" w:hAnsi="Arial"/>
          <w:sz w:val="20"/>
          <w:szCs w:val="20"/>
          <w:rtl w:val="0"/>
        </w:rPr>
        <w:t xml:space="preserve">1–3</w:t>
      </w:r>
      <w:r w:rsidDel="00000000" w:rsidR="00000000" w:rsidRPr="00000000">
        <w:rPr>
          <w:rtl w:val="0"/>
        </w:rPr>
      </w:r>
    </w:p>
    <w:p w:rsidR="00000000" w:rsidDel="00000000" w:rsidP="00000000" w:rsidRDefault="00000000" w:rsidRPr="00000000" w14:paraId="00000201">
      <w:pPr>
        <w:spacing w:after="40" w:before="40" w:lineRule="auto"/>
        <w:ind w:left="720" w:firstLine="0"/>
        <w:rPr/>
      </w:pPr>
      <w:r w:rsidDel="00000000" w:rsidR="00000000" w:rsidRPr="00000000">
        <w:rPr>
          <w:rFonts w:ascii="Arial" w:cs="Arial" w:eastAsia="Arial" w:hAnsi="Arial"/>
          <w:b w:val="1"/>
          <w:bCs w:val="1"/>
          <w:sz w:val="20"/>
          <w:szCs w:val="20"/>
          <w:rtl w:val="0"/>
        </w:rPr>
        <w:t xml:space="preserve">(4–6)  </w:t>
      </w:r>
      <w:r w:rsidDel="00000000" w:rsidR="00000000" w:rsidRPr="00000000">
        <w:rPr>
          <w:rFonts w:ascii="Arial" w:cs="Arial" w:eastAsia="Arial" w:hAnsi="Arial"/>
          <w:sz w:val="20"/>
          <w:szCs w:val="20"/>
          <w:rtl w:val="0"/>
        </w:rPr>
        <w:t xml:space="preserve">4–6</w:t>
      </w:r>
      <w:r w:rsidDel="00000000" w:rsidR="00000000" w:rsidRPr="00000000">
        <w:rPr>
          <w:rtl w:val="0"/>
        </w:rPr>
      </w:r>
    </w:p>
    <w:p w:rsidR="00000000" w:rsidDel="00000000" w:rsidP="00000000" w:rsidRDefault="00000000" w:rsidRPr="00000000" w14:paraId="00000202">
      <w:pPr>
        <w:spacing w:after="40" w:before="40" w:lineRule="auto"/>
        <w:ind w:left="720" w:firstLine="0"/>
        <w:rPr/>
      </w:pPr>
      <w:r w:rsidDel="00000000" w:rsidR="00000000" w:rsidRPr="00000000">
        <w:rPr>
          <w:rFonts w:ascii="Arial" w:cs="Arial" w:eastAsia="Arial" w:hAnsi="Arial"/>
          <w:b w:val="1"/>
          <w:bCs w:val="1"/>
          <w:sz w:val="20"/>
          <w:szCs w:val="20"/>
          <w:rtl w:val="0"/>
        </w:rPr>
        <w:t xml:space="preserve">(7–10)  </w:t>
      </w:r>
      <w:r w:rsidDel="00000000" w:rsidR="00000000" w:rsidRPr="00000000">
        <w:rPr>
          <w:rFonts w:ascii="Arial" w:cs="Arial" w:eastAsia="Arial" w:hAnsi="Arial"/>
          <w:sz w:val="20"/>
          <w:szCs w:val="20"/>
          <w:rtl w:val="0"/>
        </w:rPr>
        <w:t xml:space="preserve">7–10</w:t>
      </w:r>
      <w:r w:rsidDel="00000000" w:rsidR="00000000" w:rsidRPr="00000000">
        <w:rPr>
          <w:rtl w:val="0"/>
        </w:rPr>
      </w:r>
    </w:p>
    <w:p w:rsidR="00000000" w:rsidDel="00000000" w:rsidP="00000000" w:rsidRDefault="00000000" w:rsidRPr="00000000" w14:paraId="00000203">
      <w:pPr>
        <w:spacing w:after="40" w:before="40" w:lineRule="auto"/>
        <w:ind w:left="720" w:firstLine="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More than 10</w:t>
      </w:r>
      <w:r w:rsidDel="00000000" w:rsidR="00000000" w:rsidRPr="00000000">
        <w:rPr>
          <w:rtl w:val="0"/>
        </w:rPr>
      </w:r>
    </w:p>
    <w:p w:rsidR="00000000" w:rsidDel="00000000" w:rsidP="00000000" w:rsidRDefault="00000000" w:rsidRPr="00000000" w14:paraId="00000204">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20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06">
      <w:pPr>
        <w:spacing w:after="60" w:before="120" w:lineRule="auto"/>
        <w:rPr/>
      </w:pPr>
      <w:r w:rsidDel="00000000" w:rsidR="00000000" w:rsidRPr="00000000">
        <w:rPr>
          <w:rFonts w:ascii="Arial" w:cs="Arial" w:eastAsia="Arial" w:hAnsi="Arial"/>
          <w:b w:val="1"/>
          <w:bCs w:val="1"/>
          <w:sz w:val="20"/>
          <w:szCs w:val="20"/>
          <w:rtl w:val="0"/>
        </w:rPr>
        <w:t xml:space="preserve">53. </w:t>
      </w:r>
      <w:r w:rsidDel="00000000" w:rsidR="00000000" w:rsidRPr="00000000">
        <w:rPr>
          <w:rFonts w:ascii="Arial" w:cs="Arial" w:eastAsia="Arial" w:hAnsi="Arial"/>
          <w:sz w:val="20"/>
          <w:szCs w:val="20"/>
          <w:rtl w:val="0"/>
        </w:rPr>
        <w:t xml:space="preserve">How many days per week do you not have access to </w:t>
      </w:r>
      <w:r w:rsidDel="00000000" w:rsidR="00000000" w:rsidRPr="00000000">
        <w:rPr>
          <w:rtl w:val="0"/>
        </w:rPr>
        <w:t xml:space="preserve">running</w:t>
      </w:r>
      <w:r w:rsidDel="00000000" w:rsidR="00000000" w:rsidRPr="00000000">
        <w:rPr>
          <w:rFonts w:ascii="Arial" w:cs="Arial" w:eastAsia="Arial" w:hAnsi="Arial"/>
          <w:sz w:val="20"/>
          <w:szCs w:val="20"/>
          <w:rtl w:val="0"/>
        </w:rPr>
        <w:t xml:space="preserve"> water in your home?</w:t>
      </w:r>
      <w:r w:rsidDel="00000000" w:rsidR="00000000" w:rsidRPr="00000000">
        <w:rPr>
          <w:rtl w:val="0"/>
        </w:rPr>
      </w:r>
    </w:p>
    <w:p w:rsidR="00000000" w:rsidDel="00000000" w:rsidP="00000000" w:rsidRDefault="00000000" w:rsidRPr="00000000" w14:paraId="00000207">
      <w:pPr>
        <w:spacing w:after="60" w:before="120" w:lineRule="auto"/>
        <w:ind w:firstLine="72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1–2 days</w:t>
      </w:r>
      <w:r w:rsidDel="00000000" w:rsidR="00000000" w:rsidRPr="00000000">
        <w:rPr>
          <w:rtl w:val="0"/>
        </w:rPr>
      </w:r>
    </w:p>
    <w:p w:rsidR="00000000" w:rsidDel="00000000" w:rsidP="00000000" w:rsidRDefault="00000000" w:rsidRPr="00000000" w14:paraId="00000208">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3–4 days</w:t>
      </w:r>
      <w:r w:rsidDel="00000000" w:rsidR="00000000" w:rsidRPr="00000000">
        <w:rPr>
          <w:rtl w:val="0"/>
        </w:rPr>
      </w:r>
    </w:p>
    <w:p w:rsidR="00000000" w:rsidDel="00000000" w:rsidP="00000000" w:rsidRDefault="00000000" w:rsidRPr="00000000" w14:paraId="00000209">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5–6 days</w:t>
      </w:r>
      <w:r w:rsidDel="00000000" w:rsidR="00000000" w:rsidRPr="00000000">
        <w:rPr>
          <w:rtl w:val="0"/>
        </w:rPr>
      </w:r>
    </w:p>
    <w:p w:rsidR="00000000" w:rsidDel="00000000" w:rsidP="00000000" w:rsidRDefault="00000000" w:rsidRPr="00000000" w14:paraId="0000020A">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7 days (every day)</w:t>
      </w:r>
      <w:r w:rsidDel="00000000" w:rsidR="00000000" w:rsidRPr="00000000">
        <w:rPr>
          <w:rtl w:val="0"/>
        </w:rPr>
      </w:r>
    </w:p>
    <w:p w:rsidR="00000000" w:rsidDel="00000000" w:rsidP="00000000" w:rsidRDefault="00000000" w:rsidRPr="00000000" w14:paraId="0000020B">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I always have access</w:t>
      </w:r>
      <w:r w:rsidDel="00000000" w:rsidR="00000000" w:rsidRPr="00000000">
        <w:rPr>
          <w:rtl w:val="0"/>
        </w:rPr>
      </w:r>
    </w:p>
    <w:p w:rsidR="00000000" w:rsidDel="00000000" w:rsidP="00000000" w:rsidRDefault="00000000" w:rsidRPr="00000000" w14:paraId="0000020C">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20D">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0E">
      <w:pPr>
        <w:spacing w:after="60" w:before="120" w:lineRule="auto"/>
        <w:rPr/>
      </w:pPr>
      <w:r w:rsidDel="00000000" w:rsidR="00000000" w:rsidRPr="00000000">
        <w:rPr>
          <w:rFonts w:ascii="Arial" w:cs="Arial" w:eastAsia="Arial" w:hAnsi="Arial"/>
          <w:b w:val="1"/>
          <w:bCs w:val="1"/>
          <w:sz w:val="20"/>
          <w:szCs w:val="20"/>
          <w:rtl w:val="0"/>
        </w:rPr>
        <w:t xml:space="preserve">54. </w:t>
      </w:r>
      <w:r w:rsidDel="00000000" w:rsidR="00000000" w:rsidRPr="00000000">
        <w:rPr>
          <w:rFonts w:ascii="Arial" w:cs="Arial" w:eastAsia="Arial" w:hAnsi="Arial"/>
          <w:sz w:val="20"/>
          <w:szCs w:val="20"/>
          <w:rtl w:val="0"/>
        </w:rPr>
        <w:t xml:space="preserve">How many days per week do you not have access to gas in your home?</w:t>
      </w:r>
      <w:r w:rsidDel="00000000" w:rsidR="00000000" w:rsidRPr="00000000">
        <w:rPr>
          <w:rtl w:val="0"/>
        </w:rPr>
      </w:r>
    </w:p>
    <w:p w:rsidR="00000000" w:rsidDel="00000000" w:rsidP="00000000" w:rsidRDefault="00000000" w:rsidRPr="00000000" w14:paraId="0000020F">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1–2 days</w:t>
      </w:r>
      <w:r w:rsidDel="00000000" w:rsidR="00000000" w:rsidRPr="00000000">
        <w:rPr>
          <w:rtl w:val="0"/>
        </w:rPr>
      </w:r>
    </w:p>
    <w:p w:rsidR="00000000" w:rsidDel="00000000" w:rsidP="00000000" w:rsidRDefault="00000000" w:rsidRPr="00000000" w14:paraId="00000210">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3–4 days</w:t>
      </w:r>
      <w:r w:rsidDel="00000000" w:rsidR="00000000" w:rsidRPr="00000000">
        <w:rPr>
          <w:rtl w:val="0"/>
        </w:rPr>
      </w:r>
    </w:p>
    <w:p w:rsidR="00000000" w:rsidDel="00000000" w:rsidP="00000000" w:rsidRDefault="00000000" w:rsidRPr="00000000" w14:paraId="00000211">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5–6 days</w:t>
      </w:r>
      <w:r w:rsidDel="00000000" w:rsidR="00000000" w:rsidRPr="00000000">
        <w:rPr>
          <w:rtl w:val="0"/>
        </w:rPr>
      </w:r>
    </w:p>
    <w:p w:rsidR="00000000" w:rsidDel="00000000" w:rsidP="00000000" w:rsidRDefault="00000000" w:rsidRPr="00000000" w14:paraId="00000212">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7 days (every day)</w:t>
      </w:r>
      <w:r w:rsidDel="00000000" w:rsidR="00000000" w:rsidRPr="00000000">
        <w:rPr>
          <w:rtl w:val="0"/>
        </w:rPr>
      </w:r>
    </w:p>
    <w:p w:rsidR="00000000" w:rsidDel="00000000" w:rsidP="00000000" w:rsidRDefault="00000000" w:rsidRPr="00000000" w14:paraId="00000213">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I always have access</w:t>
      </w:r>
      <w:r w:rsidDel="00000000" w:rsidR="00000000" w:rsidRPr="00000000">
        <w:rPr>
          <w:rtl w:val="0"/>
        </w:rPr>
      </w:r>
    </w:p>
    <w:p w:rsidR="00000000" w:rsidDel="00000000" w:rsidP="00000000" w:rsidRDefault="00000000" w:rsidRPr="00000000" w14:paraId="00000214">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21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16">
      <w:pPr>
        <w:spacing w:after="60" w:before="120" w:lineRule="auto"/>
        <w:rPr/>
      </w:pPr>
      <w:r w:rsidDel="00000000" w:rsidR="00000000" w:rsidRPr="00000000">
        <w:rPr>
          <w:rFonts w:ascii="Arial" w:cs="Arial" w:eastAsia="Arial" w:hAnsi="Arial"/>
          <w:b w:val="1"/>
          <w:bCs w:val="1"/>
          <w:sz w:val="20"/>
          <w:szCs w:val="20"/>
          <w:rtl w:val="0"/>
        </w:rPr>
        <w:t xml:space="preserve">55. </w:t>
      </w:r>
      <w:r w:rsidDel="00000000" w:rsidR="00000000" w:rsidRPr="00000000">
        <w:rPr>
          <w:rFonts w:ascii="Arial" w:cs="Arial" w:eastAsia="Arial" w:hAnsi="Arial"/>
          <w:sz w:val="20"/>
          <w:szCs w:val="20"/>
          <w:rtl w:val="0"/>
        </w:rPr>
        <w:t xml:space="preserve">In the past five years, have you had to move because you could not pay rent?</w:t>
      </w:r>
      <w:r w:rsidDel="00000000" w:rsidR="00000000" w:rsidRPr="00000000">
        <w:rPr>
          <w:rtl w:val="0"/>
        </w:rPr>
      </w:r>
    </w:p>
    <w:p w:rsidR="00000000" w:rsidDel="00000000" w:rsidP="00000000" w:rsidRDefault="00000000" w:rsidRPr="00000000" w14:paraId="00000217">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Yes</w:t>
      </w:r>
      <w:r w:rsidDel="00000000" w:rsidR="00000000" w:rsidRPr="00000000">
        <w:rPr>
          <w:rtl w:val="0"/>
        </w:rPr>
      </w:r>
    </w:p>
    <w:p w:rsidR="00000000" w:rsidDel="00000000" w:rsidP="00000000" w:rsidRDefault="00000000" w:rsidRPr="00000000" w14:paraId="00000218">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No</w:t>
      </w:r>
      <w:r w:rsidDel="00000000" w:rsidR="00000000" w:rsidRPr="00000000">
        <w:rPr>
          <w:rtl w:val="0"/>
        </w:rPr>
      </w:r>
    </w:p>
    <w:p w:rsidR="00000000" w:rsidDel="00000000" w:rsidP="00000000" w:rsidRDefault="00000000" w:rsidRPr="00000000" w14:paraId="00000219">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Not sure</w:t>
      </w:r>
      <w:r w:rsidDel="00000000" w:rsidR="00000000" w:rsidRPr="00000000">
        <w:rPr>
          <w:rtl w:val="0"/>
        </w:rPr>
      </w:r>
    </w:p>
    <w:p w:rsidR="00000000" w:rsidDel="00000000" w:rsidP="00000000" w:rsidRDefault="00000000" w:rsidRPr="00000000" w14:paraId="0000021A">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21B">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1C">
      <w:pPr>
        <w:spacing w:after="60" w:before="120" w:lineRule="auto"/>
        <w:rPr/>
      </w:pPr>
      <w:r w:rsidDel="00000000" w:rsidR="00000000" w:rsidRPr="00000000">
        <w:rPr>
          <w:rFonts w:ascii="Arial" w:cs="Arial" w:eastAsia="Arial" w:hAnsi="Arial"/>
          <w:b w:val="1"/>
          <w:bCs w:val="1"/>
          <w:sz w:val="20"/>
          <w:szCs w:val="20"/>
          <w:rtl w:val="0"/>
        </w:rPr>
        <w:t xml:space="preserve">56. </w:t>
      </w:r>
      <w:r w:rsidDel="00000000" w:rsidR="00000000" w:rsidRPr="00000000">
        <w:rPr>
          <w:rFonts w:ascii="Arial" w:cs="Arial" w:eastAsia="Arial" w:hAnsi="Arial"/>
          <w:sz w:val="20"/>
          <w:szCs w:val="20"/>
          <w:rtl w:val="0"/>
        </w:rPr>
        <w:t xml:space="preserve">In the past year, approximately how many days per month would you say your children have missed school?</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mallCaps w:val="1"/>
                <w:color w:val="333333"/>
                <w:sz w:val="18"/>
                <w:szCs w:val="18"/>
                <w:rtl w:val="0"/>
              </w:rPr>
              <w:t xml:space="preserve">SKIP IF RESPONDENT HAS NO SCHOOL-AGE CHILDREN.</w:t>
            </w:r>
            <w:r w:rsidDel="00000000" w:rsidR="00000000" w:rsidRPr="00000000">
              <w:rPr>
                <w:rtl w:val="0"/>
              </w:rPr>
            </w:r>
          </w:p>
        </w:tc>
      </w:tr>
    </w:tbl>
    <w:p w:rsidR="00000000" w:rsidDel="00000000" w:rsidP="00000000" w:rsidRDefault="00000000" w:rsidRPr="00000000" w14:paraId="0000021E">
      <w:pPr>
        <w:spacing w:after="40" w:before="40" w:lineRule="auto"/>
        <w:ind w:left="720" w:firstLine="0"/>
        <w:rPr/>
      </w:pPr>
      <w:r w:rsidDel="00000000" w:rsidR="00000000" w:rsidRPr="00000000">
        <w:rPr>
          <w:rFonts w:ascii="Arial" w:cs="Arial" w:eastAsia="Arial" w:hAnsi="Arial"/>
          <w:b w:val="1"/>
          <w:bCs w:val="1"/>
          <w:sz w:val="20"/>
          <w:szCs w:val="20"/>
          <w:rtl w:val="0"/>
        </w:rPr>
        <w:t xml:space="preserve">(0)  </w:t>
      </w:r>
      <w:r w:rsidDel="00000000" w:rsidR="00000000" w:rsidRPr="00000000">
        <w:rPr>
          <w:rFonts w:ascii="Arial" w:cs="Arial" w:eastAsia="Arial" w:hAnsi="Arial"/>
          <w:sz w:val="20"/>
          <w:szCs w:val="20"/>
          <w:rtl w:val="0"/>
        </w:rPr>
        <w:t xml:space="preserve">My children have not missed any school</w:t>
      </w:r>
      <w:r w:rsidDel="00000000" w:rsidR="00000000" w:rsidRPr="00000000">
        <w:rPr>
          <w:rtl w:val="0"/>
        </w:rPr>
      </w:r>
    </w:p>
    <w:p w:rsidR="00000000" w:rsidDel="00000000" w:rsidP="00000000" w:rsidRDefault="00000000" w:rsidRPr="00000000" w14:paraId="0000021F">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1–2 days</w:t>
      </w:r>
      <w:r w:rsidDel="00000000" w:rsidR="00000000" w:rsidRPr="00000000">
        <w:rPr>
          <w:rtl w:val="0"/>
        </w:rPr>
      </w:r>
    </w:p>
    <w:p w:rsidR="00000000" w:rsidDel="00000000" w:rsidP="00000000" w:rsidRDefault="00000000" w:rsidRPr="00000000" w14:paraId="00000220">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3–4 days</w:t>
      </w:r>
      <w:r w:rsidDel="00000000" w:rsidR="00000000" w:rsidRPr="00000000">
        <w:rPr>
          <w:rtl w:val="0"/>
        </w:rPr>
      </w:r>
    </w:p>
    <w:p w:rsidR="00000000" w:rsidDel="00000000" w:rsidP="00000000" w:rsidRDefault="00000000" w:rsidRPr="00000000" w14:paraId="00000221">
      <w:pPr>
        <w:spacing w:after="40" w:before="40" w:lineRule="auto"/>
        <w:ind w:left="720" w:firstLine="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5–6 days</w:t>
      </w:r>
      <w:r w:rsidDel="00000000" w:rsidR="00000000" w:rsidRPr="00000000">
        <w:rPr>
          <w:rtl w:val="0"/>
        </w:rPr>
      </w:r>
    </w:p>
    <w:p w:rsidR="00000000" w:rsidDel="00000000" w:rsidP="00000000" w:rsidRDefault="00000000" w:rsidRPr="00000000" w14:paraId="00000222">
      <w:pPr>
        <w:spacing w:after="40" w:before="40" w:lineRule="auto"/>
        <w:ind w:left="720" w:firstLine="0"/>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7–8 days</w:t>
      </w:r>
      <w:r w:rsidDel="00000000" w:rsidR="00000000" w:rsidRPr="00000000">
        <w:rPr>
          <w:rtl w:val="0"/>
        </w:rPr>
      </w:r>
    </w:p>
    <w:p w:rsidR="00000000" w:rsidDel="00000000" w:rsidP="00000000" w:rsidRDefault="00000000" w:rsidRPr="00000000" w14:paraId="00000223">
      <w:pPr>
        <w:spacing w:after="40" w:before="40" w:lineRule="auto"/>
        <w:ind w:left="720" w:firstLine="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9–10 days</w:t>
      </w:r>
      <w:r w:rsidDel="00000000" w:rsidR="00000000" w:rsidRPr="00000000">
        <w:rPr>
          <w:rtl w:val="0"/>
        </w:rPr>
      </w:r>
    </w:p>
    <w:p w:rsidR="00000000" w:rsidDel="00000000" w:rsidP="00000000" w:rsidRDefault="00000000" w:rsidRPr="00000000" w14:paraId="00000224">
      <w:pPr>
        <w:spacing w:after="40" w:before="40" w:lineRule="auto"/>
        <w:ind w:left="720" w:firstLine="0"/>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More than 10 days</w:t>
      </w:r>
      <w:r w:rsidDel="00000000" w:rsidR="00000000" w:rsidRPr="00000000">
        <w:rPr>
          <w:rtl w:val="0"/>
        </w:rPr>
      </w:r>
    </w:p>
    <w:p w:rsidR="00000000" w:rsidDel="00000000" w:rsidP="00000000" w:rsidRDefault="00000000" w:rsidRPr="00000000" w14:paraId="00000225">
      <w:pPr>
        <w:spacing w:after="40" w:before="40" w:lineRule="auto"/>
        <w:ind w:left="720" w:firstLine="0"/>
        <w:rPr/>
      </w:pPr>
      <w:r w:rsidDel="00000000" w:rsidR="00000000" w:rsidRPr="00000000">
        <w:rPr>
          <w:rFonts w:ascii="Arial" w:cs="Arial" w:eastAsia="Arial" w:hAnsi="Arial"/>
          <w:b w:val="1"/>
          <w:bCs w:val="1"/>
          <w:sz w:val="20"/>
          <w:szCs w:val="20"/>
          <w:rtl w:val="0"/>
        </w:rPr>
        <w:t xml:space="preserve">(888888)  </w:t>
      </w:r>
      <w:r w:rsidDel="00000000" w:rsidR="00000000" w:rsidRPr="00000000">
        <w:rPr>
          <w:rFonts w:ascii="Arial" w:cs="Arial" w:eastAsia="Arial" w:hAnsi="Arial"/>
          <w:sz w:val="20"/>
          <w:szCs w:val="20"/>
          <w:rtl w:val="0"/>
        </w:rPr>
        <w:t xml:space="preserve">Does not apply / no children  [DO NOT READ]</w:t>
      </w:r>
      <w:r w:rsidDel="00000000" w:rsidR="00000000" w:rsidRPr="00000000">
        <w:rPr>
          <w:rtl w:val="0"/>
        </w:rPr>
      </w:r>
    </w:p>
    <w:p w:rsidR="00000000" w:rsidDel="00000000" w:rsidP="00000000" w:rsidRDefault="00000000" w:rsidRPr="00000000" w14:paraId="00000226">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227">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28">
      <w:pPr>
        <w:spacing w:after="60" w:before="120" w:lineRule="auto"/>
        <w:rPr/>
      </w:pPr>
      <w:r w:rsidDel="00000000" w:rsidR="00000000" w:rsidRPr="00000000">
        <w:rPr>
          <w:rFonts w:ascii="Arial" w:cs="Arial" w:eastAsia="Arial" w:hAnsi="Arial"/>
          <w:b w:val="1"/>
          <w:bCs w:val="1"/>
          <w:sz w:val="20"/>
          <w:szCs w:val="20"/>
          <w:rtl w:val="0"/>
        </w:rPr>
        <w:t xml:space="preserve">57. </w:t>
      </w:r>
      <w:r w:rsidDel="00000000" w:rsidR="00000000" w:rsidRPr="00000000">
        <w:rPr>
          <w:rFonts w:ascii="Arial" w:cs="Arial" w:eastAsia="Arial" w:hAnsi="Arial"/>
          <w:sz w:val="20"/>
          <w:szCs w:val="20"/>
          <w:rtl w:val="0"/>
        </w:rPr>
        <w:t xml:space="preserve">Why did your children miss school? Select all that apply.</w:t>
      </w:r>
      <w:r w:rsidDel="00000000" w:rsidR="00000000" w:rsidRPr="00000000">
        <w:rPr>
          <w:rtl w:val="0"/>
        </w:rPr>
      </w:r>
    </w:p>
    <w:p w:rsidR="00000000" w:rsidDel="00000000" w:rsidP="00000000" w:rsidRDefault="00000000" w:rsidRPr="00000000" w14:paraId="00000229">
      <w:pPr>
        <w:spacing w:after="80" w:before="40" w:lineRule="auto"/>
        <w:ind w:left="720" w:firstLine="0"/>
        <w:rPr/>
      </w:pPr>
      <w:r w:rsidDel="00000000" w:rsidR="00000000" w:rsidRPr="00000000">
        <w:rPr>
          <w:rFonts w:ascii="Arial" w:cs="Arial" w:eastAsia="Arial" w:hAnsi="Arial"/>
          <w:i w:val="1"/>
          <w:iCs w:val="1"/>
          <w:color w:val="555555"/>
          <w:sz w:val="18"/>
          <w:szCs w:val="18"/>
          <w:rtl w:val="0"/>
        </w:rPr>
        <w:t xml:space="preserve">[Ask only if respondent answered &gt; 0 to Q56.]</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smallCaps w:val="1"/>
                <w:color w:val="333333"/>
                <w:sz w:val="18"/>
                <w:szCs w:val="18"/>
                <w:rtl w:val="0"/>
              </w:rPr>
              <w:t xml:space="preserve">DO NOT READ OPTIONS ALOUD. CHECK ALL THAT APPLY.</w:t>
            </w:r>
            <w:r w:rsidDel="00000000" w:rsidR="00000000" w:rsidRPr="00000000">
              <w:rPr>
                <w:rtl w:val="0"/>
              </w:rPr>
            </w:r>
          </w:p>
        </w:tc>
      </w:tr>
    </w:tbl>
    <w:p w:rsidR="00000000" w:rsidDel="00000000" w:rsidP="00000000" w:rsidRDefault="00000000" w:rsidRPr="00000000" w14:paraId="0000022B">
      <w:pPr>
        <w:spacing w:after="40" w:before="40" w:lineRule="auto"/>
        <w:ind w:left="720" w:firstLine="0"/>
        <w:rPr/>
      </w:pPr>
      <w:r w:rsidDel="00000000" w:rsidR="00000000" w:rsidRPr="00000000">
        <w:rPr>
          <w:rFonts w:ascii="Arial" w:cs="Arial" w:eastAsia="Arial" w:hAnsi="Arial"/>
          <w:sz w:val="20"/>
          <w:szCs w:val="20"/>
          <w:rtl w:val="0"/>
        </w:rPr>
        <w:t xml:space="preserve">☐  There was no teacher</w:t>
      </w:r>
      <w:r w:rsidDel="00000000" w:rsidR="00000000" w:rsidRPr="00000000">
        <w:rPr>
          <w:rtl w:val="0"/>
        </w:rPr>
      </w:r>
    </w:p>
    <w:p w:rsidR="00000000" w:rsidDel="00000000" w:rsidP="00000000" w:rsidRDefault="00000000" w:rsidRPr="00000000" w14:paraId="0000022C">
      <w:pPr>
        <w:spacing w:after="40" w:before="40" w:lineRule="auto"/>
        <w:ind w:left="720" w:firstLine="0"/>
        <w:rPr/>
      </w:pPr>
      <w:r w:rsidDel="00000000" w:rsidR="00000000" w:rsidRPr="00000000">
        <w:rPr>
          <w:rFonts w:ascii="Arial" w:cs="Arial" w:eastAsia="Arial" w:hAnsi="Arial"/>
          <w:sz w:val="20"/>
          <w:szCs w:val="20"/>
          <w:rtl w:val="0"/>
        </w:rPr>
        <w:t xml:space="preserve">☐  No money for transportation</w:t>
      </w:r>
      <w:r w:rsidDel="00000000" w:rsidR="00000000" w:rsidRPr="00000000">
        <w:rPr>
          <w:rtl w:val="0"/>
        </w:rPr>
      </w:r>
    </w:p>
    <w:p w:rsidR="00000000" w:rsidDel="00000000" w:rsidP="00000000" w:rsidRDefault="00000000" w:rsidRPr="00000000" w14:paraId="0000022D">
      <w:pPr>
        <w:spacing w:after="40" w:before="40" w:lineRule="auto"/>
        <w:ind w:left="720" w:firstLine="0"/>
        <w:rPr/>
      </w:pPr>
      <w:r w:rsidDel="00000000" w:rsidR="00000000" w:rsidRPr="00000000">
        <w:rPr>
          <w:rFonts w:ascii="Arial" w:cs="Arial" w:eastAsia="Arial" w:hAnsi="Arial"/>
          <w:sz w:val="20"/>
          <w:szCs w:val="20"/>
          <w:rtl w:val="0"/>
        </w:rPr>
        <w:t xml:space="preserve">☐  My children were sick</w:t>
      </w:r>
      <w:r w:rsidDel="00000000" w:rsidR="00000000" w:rsidRPr="00000000">
        <w:rPr>
          <w:rtl w:val="0"/>
        </w:rPr>
      </w:r>
    </w:p>
    <w:p w:rsidR="00000000" w:rsidDel="00000000" w:rsidP="00000000" w:rsidRDefault="00000000" w:rsidRPr="00000000" w14:paraId="0000022E">
      <w:pPr>
        <w:spacing w:after="40" w:before="40" w:lineRule="auto"/>
        <w:ind w:left="720" w:firstLine="0"/>
        <w:rPr/>
      </w:pPr>
      <w:r w:rsidDel="00000000" w:rsidR="00000000" w:rsidRPr="00000000">
        <w:rPr>
          <w:rFonts w:ascii="Arial" w:cs="Arial" w:eastAsia="Arial" w:hAnsi="Arial"/>
          <w:sz w:val="20"/>
          <w:szCs w:val="20"/>
          <w:rtl w:val="0"/>
        </w:rPr>
        <w:t xml:space="preserve">☐  My children had to work</w:t>
      </w:r>
      <w:r w:rsidDel="00000000" w:rsidR="00000000" w:rsidRPr="00000000">
        <w:rPr>
          <w:rtl w:val="0"/>
        </w:rPr>
      </w:r>
    </w:p>
    <w:p w:rsidR="00000000" w:rsidDel="00000000" w:rsidP="00000000" w:rsidRDefault="00000000" w:rsidRPr="00000000" w14:paraId="0000022F">
      <w:pPr>
        <w:spacing w:after="40" w:before="40" w:lineRule="auto"/>
        <w:ind w:left="720" w:firstLine="0"/>
        <w:rPr/>
      </w:pPr>
      <w:r w:rsidDel="00000000" w:rsidR="00000000" w:rsidRPr="00000000">
        <w:rPr>
          <w:rFonts w:ascii="Arial" w:cs="Arial" w:eastAsia="Arial" w:hAnsi="Arial"/>
          <w:sz w:val="20"/>
          <w:szCs w:val="20"/>
          <w:rtl w:val="0"/>
        </w:rPr>
        <w:t xml:space="preserve">☐  I did not feel safe letting my children go to school</w:t>
      </w:r>
      <w:r w:rsidDel="00000000" w:rsidR="00000000" w:rsidRPr="00000000">
        <w:rPr>
          <w:rtl w:val="0"/>
        </w:rPr>
      </w:r>
    </w:p>
    <w:p w:rsidR="00000000" w:rsidDel="00000000" w:rsidP="00000000" w:rsidRDefault="00000000" w:rsidRPr="00000000" w14:paraId="00000230">
      <w:pPr>
        <w:spacing w:after="40" w:before="40" w:lineRule="auto"/>
        <w:ind w:left="720" w:firstLine="0"/>
        <w:rPr/>
      </w:pPr>
      <w:r w:rsidDel="00000000" w:rsidR="00000000" w:rsidRPr="00000000">
        <w:rPr>
          <w:rFonts w:ascii="Arial" w:cs="Arial" w:eastAsia="Arial" w:hAnsi="Arial"/>
          <w:sz w:val="20"/>
          <w:szCs w:val="20"/>
          <w:rtl w:val="0"/>
        </w:rPr>
        <w:t xml:space="preserve">☐  School was canceled due to political events (acontecimienos políticos)</w:t>
      </w:r>
      <w:r w:rsidDel="00000000" w:rsidR="00000000" w:rsidRPr="00000000">
        <w:rPr>
          <w:rtl w:val="0"/>
        </w:rPr>
      </w:r>
    </w:p>
    <w:p w:rsidR="00000000" w:rsidDel="00000000" w:rsidP="00000000" w:rsidRDefault="00000000" w:rsidRPr="00000000" w14:paraId="00000231">
      <w:pPr>
        <w:spacing w:after="40" w:before="40" w:lineRule="auto"/>
        <w:ind w:left="720" w:firstLine="0"/>
        <w:rPr/>
      </w:pPr>
      <w:r w:rsidDel="00000000" w:rsidR="00000000" w:rsidRPr="00000000">
        <w:rPr>
          <w:rFonts w:ascii="Arial" w:cs="Arial" w:eastAsia="Arial" w:hAnsi="Arial"/>
          <w:sz w:val="20"/>
          <w:szCs w:val="20"/>
          <w:rtl w:val="0"/>
        </w:rPr>
        <w:t xml:space="preserve">☐  School was canceled for other reasons</w:t>
      </w:r>
      <w:r w:rsidDel="00000000" w:rsidR="00000000" w:rsidRPr="00000000">
        <w:rPr>
          <w:rtl w:val="0"/>
        </w:rPr>
      </w:r>
    </w:p>
    <w:p w:rsidR="00000000" w:rsidDel="00000000" w:rsidP="00000000" w:rsidRDefault="00000000" w:rsidRPr="00000000" w14:paraId="00000232">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233">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34">
      <w:pPr>
        <w:spacing w:after="60" w:before="120" w:lineRule="auto"/>
        <w:rPr/>
      </w:pPr>
      <w:r w:rsidDel="00000000" w:rsidR="00000000" w:rsidRPr="00000000">
        <w:rPr>
          <w:rFonts w:ascii="Arial" w:cs="Arial" w:eastAsia="Arial" w:hAnsi="Arial"/>
          <w:b w:val="1"/>
          <w:bCs w:val="1"/>
          <w:sz w:val="20"/>
          <w:szCs w:val="20"/>
          <w:rtl w:val="0"/>
        </w:rPr>
        <w:t xml:space="preserve">58. </w:t>
      </w:r>
      <w:r w:rsidDel="00000000" w:rsidR="00000000" w:rsidRPr="00000000">
        <w:rPr>
          <w:rFonts w:ascii="Arial" w:cs="Arial" w:eastAsia="Arial" w:hAnsi="Arial"/>
          <w:sz w:val="20"/>
          <w:szCs w:val="20"/>
          <w:rtl w:val="0"/>
        </w:rPr>
        <w:t xml:space="preserve">How do you make ends meet? Select all that apply.</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smallCaps w:val="1"/>
                <w:color w:val="333333"/>
                <w:sz w:val="18"/>
                <w:szCs w:val="18"/>
                <w:rtl w:val="0"/>
              </w:rPr>
              <w:t xml:space="preserve">DO NOT READ OPTIONS ALOUD. CHECK ALL THAT APPLY.</w:t>
            </w:r>
            <w:r w:rsidDel="00000000" w:rsidR="00000000" w:rsidRPr="00000000">
              <w:rPr>
                <w:rtl w:val="0"/>
              </w:rPr>
            </w:r>
          </w:p>
        </w:tc>
      </w:tr>
    </w:tbl>
    <w:p w:rsidR="00000000" w:rsidDel="00000000" w:rsidP="00000000" w:rsidRDefault="00000000" w:rsidRPr="00000000" w14:paraId="00000236">
      <w:pPr>
        <w:spacing w:after="40" w:before="40" w:lineRule="auto"/>
        <w:ind w:left="720" w:firstLine="0"/>
        <w:rPr/>
      </w:pPr>
      <w:r w:rsidDel="00000000" w:rsidR="00000000" w:rsidRPr="00000000">
        <w:rPr>
          <w:rFonts w:ascii="Arial" w:cs="Arial" w:eastAsia="Arial" w:hAnsi="Arial"/>
          <w:sz w:val="20"/>
          <w:szCs w:val="20"/>
          <w:rtl w:val="0"/>
        </w:rPr>
        <w:t xml:space="preserve">☐  I have more than one job</w:t>
      </w:r>
      <w:r w:rsidDel="00000000" w:rsidR="00000000" w:rsidRPr="00000000">
        <w:rPr>
          <w:rtl w:val="0"/>
        </w:rPr>
      </w:r>
    </w:p>
    <w:p w:rsidR="00000000" w:rsidDel="00000000" w:rsidP="00000000" w:rsidRDefault="00000000" w:rsidRPr="00000000" w14:paraId="00000237">
      <w:pPr>
        <w:spacing w:after="40" w:before="40" w:lineRule="auto"/>
        <w:ind w:left="720" w:firstLine="0"/>
        <w:rPr/>
      </w:pPr>
      <w:r w:rsidDel="00000000" w:rsidR="00000000" w:rsidRPr="00000000">
        <w:rPr>
          <w:rFonts w:ascii="Arial" w:cs="Arial" w:eastAsia="Arial" w:hAnsi="Arial"/>
          <w:sz w:val="20"/>
          <w:szCs w:val="20"/>
          <w:rtl w:val="0"/>
        </w:rPr>
        <w:t xml:space="preserve">☐  I have more than two jobs</w:t>
      </w:r>
      <w:r w:rsidDel="00000000" w:rsidR="00000000" w:rsidRPr="00000000">
        <w:rPr>
          <w:rtl w:val="0"/>
        </w:rPr>
      </w:r>
    </w:p>
    <w:p w:rsidR="00000000" w:rsidDel="00000000" w:rsidP="00000000" w:rsidRDefault="00000000" w:rsidRPr="00000000" w14:paraId="00000238">
      <w:pPr>
        <w:spacing w:after="40" w:before="40" w:lineRule="auto"/>
        <w:ind w:left="720" w:firstLine="0"/>
        <w:rPr/>
      </w:pPr>
      <w:r w:rsidDel="00000000" w:rsidR="00000000" w:rsidRPr="00000000">
        <w:rPr>
          <w:rFonts w:ascii="Arial" w:cs="Arial" w:eastAsia="Arial" w:hAnsi="Arial"/>
          <w:sz w:val="20"/>
          <w:szCs w:val="20"/>
          <w:rtl w:val="0"/>
        </w:rPr>
        <w:t xml:space="preserve">☐  I make products at home that I sell</w:t>
      </w:r>
      <w:r w:rsidDel="00000000" w:rsidR="00000000" w:rsidRPr="00000000">
        <w:rPr>
          <w:rtl w:val="0"/>
        </w:rPr>
      </w:r>
    </w:p>
    <w:p w:rsidR="00000000" w:rsidDel="00000000" w:rsidP="00000000" w:rsidRDefault="00000000" w:rsidRPr="00000000" w14:paraId="00000239">
      <w:pPr>
        <w:spacing w:after="40" w:before="40" w:lineRule="auto"/>
        <w:ind w:left="720" w:firstLine="0"/>
        <w:rPr/>
      </w:pPr>
      <w:r w:rsidDel="00000000" w:rsidR="00000000" w:rsidRPr="00000000">
        <w:rPr>
          <w:rFonts w:ascii="Arial" w:cs="Arial" w:eastAsia="Arial" w:hAnsi="Arial"/>
          <w:sz w:val="20"/>
          <w:szCs w:val="20"/>
          <w:rtl w:val="0"/>
        </w:rPr>
        <w:t xml:space="preserve">☐  I receive money from family members living in other countries</w:t>
      </w:r>
      <w:r w:rsidDel="00000000" w:rsidR="00000000" w:rsidRPr="00000000">
        <w:rPr>
          <w:rtl w:val="0"/>
        </w:rPr>
      </w:r>
    </w:p>
    <w:p w:rsidR="00000000" w:rsidDel="00000000" w:rsidP="00000000" w:rsidRDefault="00000000" w:rsidRPr="00000000" w14:paraId="0000023A">
      <w:pPr>
        <w:spacing w:after="40" w:before="40" w:lineRule="auto"/>
        <w:ind w:left="720" w:firstLine="0"/>
        <w:rPr/>
      </w:pPr>
      <w:r w:rsidDel="00000000" w:rsidR="00000000" w:rsidRPr="00000000">
        <w:rPr>
          <w:rFonts w:ascii="Arial" w:cs="Arial" w:eastAsia="Arial" w:hAnsi="Arial"/>
          <w:sz w:val="20"/>
          <w:szCs w:val="20"/>
          <w:rtl w:val="0"/>
        </w:rPr>
        <w:t xml:space="preserve">☐  I receive support from the government</w:t>
      </w:r>
      <w:r w:rsidDel="00000000" w:rsidR="00000000" w:rsidRPr="00000000">
        <w:rPr>
          <w:rtl w:val="0"/>
        </w:rPr>
      </w:r>
    </w:p>
    <w:p w:rsidR="00000000" w:rsidDel="00000000" w:rsidP="00000000" w:rsidRDefault="00000000" w:rsidRPr="00000000" w14:paraId="0000023B">
      <w:pPr>
        <w:spacing w:after="40" w:before="40" w:lineRule="auto"/>
        <w:ind w:left="720" w:firstLine="0"/>
        <w:rPr/>
      </w:pPr>
      <w:r w:rsidDel="00000000" w:rsidR="00000000" w:rsidRPr="00000000">
        <w:rPr>
          <w:rFonts w:ascii="Arial" w:cs="Arial" w:eastAsia="Arial" w:hAnsi="Arial"/>
          <w:sz w:val="20"/>
          <w:szCs w:val="20"/>
          <w:rtl w:val="0"/>
        </w:rPr>
        <w:t xml:space="preserve">☐  I grow food</w:t>
      </w:r>
      <w:r w:rsidDel="00000000" w:rsidR="00000000" w:rsidRPr="00000000">
        <w:rPr>
          <w:rtl w:val="0"/>
        </w:rPr>
      </w:r>
    </w:p>
    <w:p w:rsidR="00000000" w:rsidDel="00000000" w:rsidP="00000000" w:rsidRDefault="00000000" w:rsidRPr="00000000" w14:paraId="0000023C">
      <w:pPr>
        <w:spacing w:after="40" w:before="40" w:lineRule="auto"/>
        <w:ind w:left="720" w:firstLine="0"/>
        <w:rPr/>
      </w:pPr>
      <w:r w:rsidDel="00000000" w:rsidR="00000000" w:rsidRPr="00000000">
        <w:rPr>
          <w:rFonts w:ascii="Arial" w:cs="Arial" w:eastAsia="Arial" w:hAnsi="Arial"/>
          <w:sz w:val="20"/>
          <w:szCs w:val="20"/>
          <w:rtl w:val="0"/>
        </w:rPr>
        <w:t xml:space="preserve">☐  I hunt or fish</w:t>
      </w:r>
      <w:r w:rsidDel="00000000" w:rsidR="00000000" w:rsidRPr="00000000">
        <w:rPr>
          <w:rtl w:val="0"/>
        </w:rPr>
      </w:r>
    </w:p>
    <w:p w:rsidR="00000000" w:rsidDel="00000000" w:rsidP="00000000" w:rsidRDefault="00000000" w:rsidRPr="00000000" w14:paraId="0000023D">
      <w:pPr>
        <w:spacing w:after="40" w:before="40" w:lineRule="auto"/>
        <w:ind w:left="720" w:firstLine="0"/>
        <w:rPr/>
      </w:pPr>
      <w:r w:rsidDel="00000000" w:rsidR="00000000" w:rsidRPr="00000000">
        <w:rPr>
          <w:rFonts w:ascii="Arial" w:cs="Arial" w:eastAsia="Arial" w:hAnsi="Arial"/>
          <w:sz w:val="20"/>
          <w:szCs w:val="20"/>
          <w:rtl w:val="0"/>
        </w:rPr>
        <w:t xml:space="preserve">☐  I barter to get items that I need</w:t>
      </w:r>
      <w:r w:rsidDel="00000000" w:rsidR="00000000" w:rsidRPr="00000000">
        <w:rPr>
          <w:rtl w:val="0"/>
        </w:rPr>
      </w:r>
    </w:p>
    <w:p w:rsidR="00000000" w:rsidDel="00000000" w:rsidP="00000000" w:rsidRDefault="00000000" w:rsidRPr="00000000" w14:paraId="0000023E">
      <w:pPr>
        <w:spacing w:after="40" w:before="40" w:lineRule="auto"/>
        <w:ind w:left="720" w:firstLine="0"/>
        <w:rPr/>
      </w:pPr>
      <w:r w:rsidDel="00000000" w:rsidR="00000000" w:rsidRPr="00000000">
        <w:rPr>
          <w:rFonts w:ascii="Arial" w:cs="Arial" w:eastAsia="Arial" w:hAnsi="Arial"/>
          <w:sz w:val="20"/>
          <w:szCs w:val="20"/>
          <w:rtl w:val="0"/>
        </w:rPr>
        <w:t xml:space="preserve">☐  I have personal or professional ties that help me access goods</w:t>
      </w:r>
      <w:r w:rsidDel="00000000" w:rsidR="00000000" w:rsidRPr="00000000">
        <w:rPr>
          <w:rtl w:val="0"/>
        </w:rPr>
      </w:r>
    </w:p>
    <w:p w:rsidR="00000000" w:rsidDel="00000000" w:rsidP="00000000" w:rsidRDefault="00000000" w:rsidRPr="00000000" w14:paraId="0000023F">
      <w:pPr>
        <w:spacing w:after="40" w:before="40" w:lineRule="auto"/>
        <w:ind w:left="720" w:firstLine="0"/>
        <w:rPr/>
      </w:pPr>
      <w:r w:rsidDel="00000000" w:rsidR="00000000" w:rsidRPr="00000000">
        <w:rPr>
          <w:rFonts w:ascii="Arial" w:cs="Arial" w:eastAsia="Arial" w:hAnsi="Arial"/>
          <w:sz w:val="20"/>
          <w:szCs w:val="20"/>
          <w:rtl w:val="0"/>
        </w:rPr>
        <w:t xml:space="preserve">☐  Other — specify: ________________</w:t>
      </w:r>
      <w:r w:rsidDel="00000000" w:rsidR="00000000" w:rsidRPr="00000000">
        <w:rPr>
          <w:rtl w:val="0"/>
        </w:rPr>
      </w:r>
    </w:p>
    <w:p w:rsidR="00000000" w:rsidDel="00000000" w:rsidP="00000000" w:rsidRDefault="00000000" w:rsidRPr="00000000" w14:paraId="00000240">
      <w:pPr>
        <w:spacing w:after="40" w:before="40" w:lineRule="auto"/>
        <w:ind w:left="720" w:firstLine="0"/>
        <w:rPr/>
      </w:pPr>
      <w:r w:rsidDel="00000000" w:rsidR="00000000" w:rsidRPr="00000000">
        <w:rPr>
          <w:rFonts w:ascii="Arial" w:cs="Arial" w:eastAsia="Arial" w:hAnsi="Arial"/>
          <w:b w:val="1"/>
          <w:bCs w:val="1"/>
          <w:sz w:val="20"/>
          <w:szCs w:val="20"/>
          <w:rtl w:val="0"/>
        </w:rPr>
        <w:t xml:space="preserve">(988888)  </w:t>
      </w:r>
      <w:r w:rsidDel="00000000" w:rsidR="00000000" w:rsidRPr="00000000">
        <w:rPr>
          <w:rFonts w:ascii="Arial" w:cs="Arial" w:eastAsia="Arial" w:hAnsi="Arial"/>
          <w:sz w:val="20"/>
          <w:szCs w:val="20"/>
          <w:rtl w:val="0"/>
        </w:rPr>
        <w:t xml:space="preserve">No answer  [DO NOT READ]</w:t>
      </w:r>
      <w:r w:rsidDel="00000000" w:rsidR="00000000" w:rsidRPr="00000000">
        <w:rPr>
          <w:rtl w:val="0"/>
        </w:rPr>
      </w:r>
    </w:p>
    <w:p w:rsidR="00000000" w:rsidDel="00000000" w:rsidP="00000000" w:rsidRDefault="00000000" w:rsidRPr="00000000" w14:paraId="00000241">
      <w:pPr>
        <w:pBdr>
          <w:bottom w:color="999999" w:space="1" w:sz="6" w:val="single"/>
        </w:pBd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000000" w:space="0" w:sz="0" w:val="nil"/>
              <w:bottom w:color="999999" w:space="0" w:sz="4" w:val="single"/>
              <w:right w:color="000000" w:space="0" w:sz="0" w:val="nil"/>
            </w:tcBorders>
            <w:shd w:fill="d9d9d9" w:val="clear"/>
            <w:tcMar>
              <w:top w:w="80.0" w:type="dxa"/>
              <w:left w:w="160.0" w:type="dxa"/>
              <w:bottom w:w="80.0" w:type="dxa"/>
              <w:right w:w="16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mallCaps w:val="1"/>
                <w:sz w:val="22"/>
                <w:szCs w:val="22"/>
                <w:rtl w:val="0"/>
              </w:rPr>
              <w:t xml:space="preserve">SECTION F: DEMOGRAPHICS</w:t>
            </w:r>
            <w:r w:rsidDel="00000000" w:rsidR="00000000" w:rsidRPr="00000000">
              <w:rPr>
                <w:rtl w:val="0"/>
              </w:rPr>
            </w:r>
          </w:p>
        </w:tc>
      </w:tr>
    </w:tbl>
    <w:p w:rsidR="00000000" w:rsidDel="00000000" w:rsidP="00000000" w:rsidRDefault="00000000" w:rsidRPr="00000000" w14:paraId="00000243">
      <w:pPr>
        <w:spacing w:after="80" w:lineRule="auto"/>
        <w:rPr/>
      </w:pPr>
      <w:r w:rsidDel="00000000" w:rsidR="00000000" w:rsidRPr="00000000">
        <w:rPr>
          <w:rtl w:val="0"/>
        </w:rPr>
      </w:r>
    </w:p>
    <w:p w:rsidR="00000000" w:rsidDel="00000000" w:rsidP="00000000" w:rsidRDefault="00000000" w:rsidRPr="00000000" w14:paraId="00000244">
      <w:pPr>
        <w:spacing w:after="60" w:before="120" w:lineRule="auto"/>
        <w:rPr/>
      </w:pPr>
      <w:sdt>
        <w:sdtPr>
          <w:id w:val="722223850"/>
          <w:tag w:val="goog_rdk_81"/>
        </w:sdtPr>
        <w:sdtContent>
          <w:commentRangeStart w:id="8"/>
        </w:sdtContent>
      </w:sdt>
      <w:r w:rsidDel="00000000" w:rsidR="00000000" w:rsidRPr="00000000">
        <w:rPr>
          <w:rFonts w:ascii="Arial" w:cs="Arial" w:eastAsia="Arial" w:hAnsi="Arial"/>
          <w:b w:val="1"/>
          <w:bCs w:val="1"/>
          <w:sz w:val="20"/>
          <w:szCs w:val="20"/>
          <w:rtl w:val="0"/>
        </w:rPr>
        <w:t xml:space="preserve">59. </w:t>
      </w:r>
      <w:r w:rsidDel="00000000" w:rsidR="00000000" w:rsidRPr="00000000">
        <w:rPr>
          <w:rFonts w:ascii="Arial" w:cs="Arial" w:eastAsia="Arial" w:hAnsi="Arial"/>
          <w:sz w:val="20"/>
          <w:szCs w:val="20"/>
          <w:rtl w:val="0"/>
        </w:rPr>
        <w:t xml:space="preserve">How old are you?</w:t>
      </w:r>
      <w:r w:rsidDel="00000000" w:rsidR="00000000" w:rsidRPr="00000000">
        <w:rPr>
          <w:rtl w:val="0"/>
        </w:rPr>
      </w:r>
    </w:p>
    <w:p w:rsidR="00000000" w:rsidDel="00000000" w:rsidP="00000000" w:rsidRDefault="00000000" w:rsidRPr="00000000" w14:paraId="00000245">
      <w:pPr>
        <w:spacing w:after="40" w:before="40" w:lineRule="auto"/>
        <w:ind w:left="720" w:firstLine="0"/>
        <w:rPr/>
      </w:pPr>
      <w:r w:rsidDel="00000000" w:rsidR="00000000" w:rsidRPr="00000000">
        <w:rPr>
          <w:rFonts w:ascii="Arial" w:cs="Arial" w:eastAsia="Arial" w:hAnsi="Arial"/>
          <w:b w:val="1"/>
          <w:bCs w:val="1"/>
          <w:sz w:val="20"/>
          <w:szCs w:val="20"/>
          <w:rtl w:val="0"/>
        </w:rPr>
        <w:t xml:space="preserve">(01)  </w:t>
      </w:r>
      <w:r w:rsidDel="00000000" w:rsidR="00000000" w:rsidRPr="00000000">
        <w:rPr>
          <w:rFonts w:ascii="Arial" w:cs="Arial" w:eastAsia="Arial" w:hAnsi="Arial"/>
          <w:sz w:val="20"/>
          <w:szCs w:val="20"/>
          <w:rtl w:val="0"/>
        </w:rPr>
        <w:t xml:space="preserve">18–24</w:t>
      </w:r>
      <w:r w:rsidDel="00000000" w:rsidR="00000000" w:rsidRPr="00000000">
        <w:rPr>
          <w:rtl w:val="0"/>
        </w:rPr>
      </w:r>
    </w:p>
    <w:p w:rsidR="00000000" w:rsidDel="00000000" w:rsidP="00000000" w:rsidRDefault="00000000" w:rsidRPr="00000000" w14:paraId="00000246">
      <w:pPr>
        <w:spacing w:after="40" w:before="40" w:lineRule="auto"/>
        <w:ind w:left="720" w:firstLine="0"/>
        <w:rPr/>
      </w:pPr>
      <w:r w:rsidDel="00000000" w:rsidR="00000000" w:rsidRPr="00000000">
        <w:rPr>
          <w:rFonts w:ascii="Arial" w:cs="Arial" w:eastAsia="Arial" w:hAnsi="Arial"/>
          <w:b w:val="1"/>
          <w:bCs w:val="1"/>
          <w:sz w:val="20"/>
          <w:szCs w:val="20"/>
          <w:rtl w:val="0"/>
        </w:rPr>
        <w:t xml:space="preserve">(02)  </w:t>
      </w:r>
      <w:r w:rsidDel="00000000" w:rsidR="00000000" w:rsidRPr="00000000">
        <w:rPr>
          <w:rFonts w:ascii="Arial" w:cs="Arial" w:eastAsia="Arial" w:hAnsi="Arial"/>
          <w:sz w:val="20"/>
          <w:szCs w:val="20"/>
          <w:rtl w:val="0"/>
        </w:rPr>
        <w:t xml:space="preserve">25–34</w:t>
      </w:r>
      <w:r w:rsidDel="00000000" w:rsidR="00000000" w:rsidRPr="00000000">
        <w:rPr>
          <w:rtl w:val="0"/>
        </w:rPr>
      </w:r>
    </w:p>
    <w:p w:rsidR="00000000" w:rsidDel="00000000" w:rsidP="00000000" w:rsidRDefault="00000000" w:rsidRPr="00000000" w14:paraId="00000247">
      <w:pPr>
        <w:spacing w:after="40" w:before="40" w:lineRule="auto"/>
        <w:ind w:left="720" w:firstLine="0"/>
        <w:rPr/>
      </w:pPr>
      <w:r w:rsidDel="00000000" w:rsidR="00000000" w:rsidRPr="00000000">
        <w:rPr>
          <w:rFonts w:ascii="Arial" w:cs="Arial" w:eastAsia="Arial" w:hAnsi="Arial"/>
          <w:b w:val="1"/>
          <w:bCs w:val="1"/>
          <w:sz w:val="20"/>
          <w:szCs w:val="20"/>
          <w:rtl w:val="0"/>
        </w:rPr>
        <w:t xml:space="preserve">(03)  </w:t>
      </w:r>
      <w:r w:rsidDel="00000000" w:rsidR="00000000" w:rsidRPr="00000000">
        <w:rPr>
          <w:rFonts w:ascii="Arial" w:cs="Arial" w:eastAsia="Arial" w:hAnsi="Arial"/>
          <w:sz w:val="20"/>
          <w:szCs w:val="20"/>
          <w:rtl w:val="0"/>
        </w:rPr>
        <w:t xml:space="preserve">35–44</w:t>
      </w:r>
      <w:r w:rsidDel="00000000" w:rsidR="00000000" w:rsidRPr="00000000">
        <w:rPr>
          <w:rtl w:val="0"/>
        </w:rPr>
      </w:r>
    </w:p>
    <w:p w:rsidR="00000000" w:rsidDel="00000000" w:rsidP="00000000" w:rsidRDefault="00000000" w:rsidRPr="00000000" w14:paraId="00000248">
      <w:pPr>
        <w:spacing w:after="40" w:before="40" w:lineRule="auto"/>
        <w:ind w:left="720" w:firstLine="0"/>
        <w:rPr/>
      </w:pPr>
      <w:r w:rsidDel="00000000" w:rsidR="00000000" w:rsidRPr="00000000">
        <w:rPr>
          <w:rFonts w:ascii="Arial" w:cs="Arial" w:eastAsia="Arial" w:hAnsi="Arial"/>
          <w:b w:val="1"/>
          <w:bCs w:val="1"/>
          <w:sz w:val="20"/>
          <w:szCs w:val="20"/>
          <w:rtl w:val="0"/>
        </w:rPr>
        <w:t xml:space="preserve">(04)  </w:t>
      </w:r>
      <w:r w:rsidDel="00000000" w:rsidR="00000000" w:rsidRPr="00000000">
        <w:rPr>
          <w:rFonts w:ascii="Arial" w:cs="Arial" w:eastAsia="Arial" w:hAnsi="Arial"/>
          <w:sz w:val="20"/>
          <w:szCs w:val="20"/>
          <w:rtl w:val="0"/>
        </w:rPr>
        <w:t xml:space="preserve">45–54</w:t>
      </w:r>
      <w:r w:rsidDel="00000000" w:rsidR="00000000" w:rsidRPr="00000000">
        <w:rPr>
          <w:rtl w:val="0"/>
        </w:rPr>
      </w:r>
    </w:p>
    <w:p w:rsidR="00000000" w:rsidDel="00000000" w:rsidP="00000000" w:rsidRDefault="00000000" w:rsidRPr="00000000" w14:paraId="00000249">
      <w:pPr>
        <w:spacing w:after="40" w:before="40" w:lineRule="auto"/>
        <w:ind w:left="720" w:firstLine="0"/>
        <w:rPr/>
      </w:pPr>
      <w:r w:rsidDel="00000000" w:rsidR="00000000" w:rsidRPr="00000000">
        <w:rPr>
          <w:rFonts w:ascii="Arial" w:cs="Arial" w:eastAsia="Arial" w:hAnsi="Arial"/>
          <w:b w:val="1"/>
          <w:bCs w:val="1"/>
          <w:sz w:val="20"/>
          <w:szCs w:val="20"/>
          <w:rtl w:val="0"/>
        </w:rPr>
        <w:t xml:space="preserve">(05)  </w:t>
      </w:r>
      <w:r w:rsidDel="00000000" w:rsidR="00000000" w:rsidRPr="00000000">
        <w:rPr>
          <w:rFonts w:ascii="Arial" w:cs="Arial" w:eastAsia="Arial" w:hAnsi="Arial"/>
          <w:sz w:val="20"/>
          <w:szCs w:val="20"/>
          <w:rtl w:val="0"/>
        </w:rPr>
        <w:t xml:space="preserve">55 or older</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4A">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24B">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4C">
      <w:pPr>
        <w:spacing w:after="60" w:before="120" w:lineRule="auto"/>
        <w:rPr/>
      </w:pPr>
      <w:r w:rsidDel="00000000" w:rsidR="00000000" w:rsidRPr="00000000">
        <w:rPr>
          <w:rFonts w:ascii="Arial" w:cs="Arial" w:eastAsia="Arial" w:hAnsi="Arial"/>
          <w:b w:val="1"/>
          <w:bCs w:val="1"/>
          <w:sz w:val="20"/>
          <w:szCs w:val="20"/>
          <w:rtl w:val="0"/>
        </w:rPr>
        <w:t xml:space="preserve">60. </w:t>
      </w:r>
      <w:r w:rsidDel="00000000" w:rsidR="00000000" w:rsidRPr="00000000">
        <w:rPr>
          <w:rFonts w:ascii="Arial" w:cs="Arial" w:eastAsia="Arial" w:hAnsi="Arial"/>
          <w:sz w:val="20"/>
          <w:szCs w:val="20"/>
          <w:rtl w:val="0"/>
        </w:rPr>
        <w:t xml:space="preserve">What is the highest level of education completed by the head of your household?</w:t>
      </w:r>
      <w:r w:rsidDel="00000000" w:rsidR="00000000" w:rsidRPr="00000000">
        <w:rPr>
          <w:rtl w:val="0"/>
        </w:rPr>
      </w:r>
    </w:p>
    <w:p w:rsidR="00000000" w:rsidDel="00000000" w:rsidP="00000000" w:rsidRDefault="00000000" w:rsidRPr="00000000" w14:paraId="0000024D">
      <w:pPr>
        <w:spacing w:after="40" w:before="40" w:lineRule="auto"/>
        <w:ind w:left="720" w:firstLine="0"/>
        <w:rPr/>
      </w:pPr>
      <w:r w:rsidDel="00000000" w:rsidR="00000000" w:rsidRPr="00000000">
        <w:rPr>
          <w:rFonts w:ascii="Arial" w:cs="Arial" w:eastAsia="Arial" w:hAnsi="Arial"/>
          <w:b w:val="1"/>
          <w:bCs w:val="1"/>
          <w:sz w:val="20"/>
          <w:szCs w:val="20"/>
          <w:rtl w:val="0"/>
        </w:rPr>
        <w:t xml:space="preserve">(01)  </w:t>
      </w:r>
      <w:r w:rsidDel="00000000" w:rsidR="00000000" w:rsidRPr="00000000">
        <w:rPr>
          <w:rFonts w:ascii="Arial" w:cs="Arial" w:eastAsia="Arial" w:hAnsi="Arial"/>
          <w:sz w:val="20"/>
          <w:szCs w:val="20"/>
          <w:rtl w:val="0"/>
        </w:rPr>
        <w:t xml:space="preserve">None / illiterate</w:t>
      </w:r>
      <w:r w:rsidDel="00000000" w:rsidR="00000000" w:rsidRPr="00000000">
        <w:rPr>
          <w:rtl w:val="0"/>
        </w:rPr>
      </w:r>
    </w:p>
    <w:p w:rsidR="00000000" w:rsidDel="00000000" w:rsidP="00000000" w:rsidRDefault="00000000" w:rsidRPr="00000000" w14:paraId="0000024E">
      <w:pPr>
        <w:spacing w:after="40" w:before="40" w:lineRule="auto"/>
        <w:ind w:left="720" w:firstLine="0"/>
        <w:rPr/>
      </w:pPr>
      <w:r w:rsidDel="00000000" w:rsidR="00000000" w:rsidRPr="00000000">
        <w:rPr>
          <w:rFonts w:ascii="Arial" w:cs="Arial" w:eastAsia="Arial" w:hAnsi="Arial"/>
          <w:b w:val="1"/>
          <w:bCs w:val="1"/>
          <w:sz w:val="20"/>
          <w:szCs w:val="20"/>
          <w:rtl w:val="0"/>
        </w:rPr>
        <w:t xml:space="preserve">(02)  </w:t>
      </w:r>
      <w:r w:rsidDel="00000000" w:rsidR="00000000" w:rsidRPr="00000000">
        <w:rPr>
          <w:rFonts w:ascii="Arial" w:cs="Arial" w:eastAsia="Arial" w:hAnsi="Arial"/>
          <w:sz w:val="20"/>
          <w:szCs w:val="20"/>
          <w:rtl w:val="0"/>
        </w:rPr>
        <w:t xml:space="preserve">Incomplete primary</w:t>
      </w:r>
      <w:r w:rsidDel="00000000" w:rsidR="00000000" w:rsidRPr="00000000">
        <w:rPr>
          <w:rtl w:val="0"/>
        </w:rPr>
      </w:r>
    </w:p>
    <w:p w:rsidR="00000000" w:rsidDel="00000000" w:rsidP="00000000" w:rsidRDefault="00000000" w:rsidRPr="00000000" w14:paraId="0000024F">
      <w:pPr>
        <w:spacing w:after="40" w:before="40" w:lineRule="auto"/>
        <w:ind w:left="720" w:firstLine="0"/>
        <w:rPr/>
      </w:pPr>
      <w:r w:rsidDel="00000000" w:rsidR="00000000" w:rsidRPr="00000000">
        <w:rPr>
          <w:rFonts w:ascii="Arial" w:cs="Arial" w:eastAsia="Arial" w:hAnsi="Arial"/>
          <w:b w:val="1"/>
          <w:bCs w:val="1"/>
          <w:sz w:val="20"/>
          <w:szCs w:val="20"/>
          <w:rtl w:val="0"/>
        </w:rPr>
        <w:t xml:space="preserve">(03)  </w:t>
      </w:r>
      <w:r w:rsidDel="00000000" w:rsidR="00000000" w:rsidRPr="00000000">
        <w:rPr>
          <w:rFonts w:ascii="Arial" w:cs="Arial" w:eastAsia="Arial" w:hAnsi="Arial"/>
          <w:sz w:val="20"/>
          <w:szCs w:val="20"/>
          <w:rtl w:val="0"/>
        </w:rPr>
        <w:t xml:space="preserve">Complete primary</w:t>
      </w:r>
      <w:r w:rsidDel="00000000" w:rsidR="00000000" w:rsidRPr="00000000">
        <w:rPr>
          <w:rtl w:val="0"/>
        </w:rPr>
      </w:r>
    </w:p>
    <w:p w:rsidR="00000000" w:rsidDel="00000000" w:rsidP="00000000" w:rsidRDefault="00000000" w:rsidRPr="00000000" w14:paraId="00000250">
      <w:pPr>
        <w:spacing w:after="40" w:before="40" w:lineRule="auto"/>
        <w:ind w:left="720" w:firstLine="0"/>
        <w:rPr/>
      </w:pPr>
      <w:r w:rsidDel="00000000" w:rsidR="00000000" w:rsidRPr="00000000">
        <w:rPr>
          <w:rFonts w:ascii="Arial" w:cs="Arial" w:eastAsia="Arial" w:hAnsi="Arial"/>
          <w:b w:val="1"/>
          <w:bCs w:val="1"/>
          <w:sz w:val="20"/>
          <w:szCs w:val="20"/>
          <w:rtl w:val="0"/>
        </w:rPr>
        <w:t xml:space="preserve">(04)  </w:t>
      </w:r>
      <w:r w:rsidDel="00000000" w:rsidR="00000000" w:rsidRPr="00000000">
        <w:rPr>
          <w:rFonts w:ascii="Arial" w:cs="Arial" w:eastAsia="Arial" w:hAnsi="Arial"/>
          <w:sz w:val="20"/>
          <w:szCs w:val="20"/>
          <w:rtl w:val="0"/>
        </w:rPr>
        <w:t xml:space="preserve">Incomplete secondary</w:t>
      </w:r>
      <w:r w:rsidDel="00000000" w:rsidR="00000000" w:rsidRPr="00000000">
        <w:rPr>
          <w:rtl w:val="0"/>
        </w:rPr>
      </w:r>
    </w:p>
    <w:p w:rsidR="00000000" w:rsidDel="00000000" w:rsidP="00000000" w:rsidRDefault="00000000" w:rsidRPr="00000000" w14:paraId="00000251">
      <w:pPr>
        <w:spacing w:after="40" w:before="40" w:lineRule="auto"/>
        <w:ind w:left="720" w:firstLine="0"/>
        <w:rPr/>
      </w:pPr>
      <w:r w:rsidDel="00000000" w:rsidR="00000000" w:rsidRPr="00000000">
        <w:rPr>
          <w:rFonts w:ascii="Arial" w:cs="Arial" w:eastAsia="Arial" w:hAnsi="Arial"/>
          <w:b w:val="1"/>
          <w:bCs w:val="1"/>
          <w:sz w:val="20"/>
          <w:szCs w:val="20"/>
          <w:rtl w:val="0"/>
        </w:rPr>
        <w:t xml:space="preserve">(05)  </w:t>
      </w:r>
      <w:r w:rsidDel="00000000" w:rsidR="00000000" w:rsidRPr="00000000">
        <w:rPr>
          <w:rFonts w:ascii="Arial" w:cs="Arial" w:eastAsia="Arial" w:hAnsi="Arial"/>
          <w:sz w:val="20"/>
          <w:szCs w:val="20"/>
          <w:rtl w:val="0"/>
        </w:rPr>
        <w:t xml:space="preserve">Complete secondary</w:t>
      </w:r>
      <w:r w:rsidDel="00000000" w:rsidR="00000000" w:rsidRPr="00000000">
        <w:rPr>
          <w:rtl w:val="0"/>
        </w:rPr>
      </w:r>
    </w:p>
    <w:p w:rsidR="00000000" w:rsidDel="00000000" w:rsidP="00000000" w:rsidRDefault="00000000" w:rsidRPr="00000000" w14:paraId="00000252">
      <w:pPr>
        <w:spacing w:after="40" w:before="40" w:lineRule="auto"/>
        <w:ind w:left="720" w:firstLine="0"/>
        <w:rPr/>
      </w:pPr>
      <w:r w:rsidDel="00000000" w:rsidR="00000000" w:rsidRPr="00000000">
        <w:rPr>
          <w:rFonts w:ascii="Arial" w:cs="Arial" w:eastAsia="Arial" w:hAnsi="Arial"/>
          <w:b w:val="1"/>
          <w:bCs w:val="1"/>
          <w:sz w:val="20"/>
          <w:szCs w:val="20"/>
          <w:rtl w:val="0"/>
        </w:rPr>
        <w:t xml:space="preserve">(06)  </w:t>
      </w:r>
      <w:r w:rsidDel="00000000" w:rsidR="00000000" w:rsidRPr="00000000">
        <w:rPr>
          <w:rFonts w:ascii="Arial" w:cs="Arial" w:eastAsia="Arial" w:hAnsi="Arial"/>
          <w:sz w:val="20"/>
          <w:szCs w:val="20"/>
          <w:rtl w:val="0"/>
        </w:rPr>
        <w:t xml:space="preserve">Incomplete technical/vocational</w:t>
      </w:r>
      <w:r w:rsidDel="00000000" w:rsidR="00000000" w:rsidRPr="00000000">
        <w:rPr>
          <w:rtl w:val="0"/>
        </w:rPr>
      </w:r>
    </w:p>
    <w:p w:rsidR="00000000" w:rsidDel="00000000" w:rsidP="00000000" w:rsidRDefault="00000000" w:rsidRPr="00000000" w14:paraId="00000253">
      <w:pPr>
        <w:spacing w:after="40" w:before="40" w:lineRule="auto"/>
        <w:ind w:left="720" w:firstLine="0"/>
        <w:rPr/>
      </w:pPr>
      <w:r w:rsidDel="00000000" w:rsidR="00000000" w:rsidRPr="00000000">
        <w:rPr>
          <w:rFonts w:ascii="Arial" w:cs="Arial" w:eastAsia="Arial" w:hAnsi="Arial"/>
          <w:b w:val="1"/>
          <w:bCs w:val="1"/>
          <w:sz w:val="20"/>
          <w:szCs w:val="20"/>
          <w:rtl w:val="0"/>
        </w:rPr>
        <w:t xml:space="preserve">(07)  </w:t>
      </w:r>
      <w:r w:rsidDel="00000000" w:rsidR="00000000" w:rsidRPr="00000000">
        <w:rPr>
          <w:rFonts w:ascii="Arial" w:cs="Arial" w:eastAsia="Arial" w:hAnsi="Arial"/>
          <w:sz w:val="20"/>
          <w:szCs w:val="20"/>
          <w:rtl w:val="0"/>
        </w:rPr>
        <w:t xml:space="preserve">Complete technical/vocational</w:t>
      </w:r>
      <w:r w:rsidDel="00000000" w:rsidR="00000000" w:rsidRPr="00000000">
        <w:rPr>
          <w:rtl w:val="0"/>
        </w:rPr>
      </w:r>
    </w:p>
    <w:p w:rsidR="00000000" w:rsidDel="00000000" w:rsidP="00000000" w:rsidRDefault="00000000" w:rsidRPr="00000000" w14:paraId="00000254">
      <w:pPr>
        <w:spacing w:after="40" w:before="40" w:lineRule="auto"/>
        <w:ind w:left="720" w:firstLine="0"/>
        <w:rPr/>
      </w:pPr>
      <w:r w:rsidDel="00000000" w:rsidR="00000000" w:rsidRPr="00000000">
        <w:rPr>
          <w:rFonts w:ascii="Arial" w:cs="Arial" w:eastAsia="Arial" w:hAnsi="Arial"/>
          <w:b w:val="1"/>
          <w:bCs w:val="1"/>
          <w:sz w:val="20"/>
          <w:szCs w:val="20"/>
          <w:rtl w:val="0"/>
        </w:rPr>
        <w:t xml:space="preserve">(08)  </w:t>
      </w:r>
      <w:r w:rsidDel="00000000" w:rsidR="00000000" w:rsidRPr="00000000">
        <w:rPr>
          <w:rFonts w:ascii="Arial" w:cs="Arial" w:eastAsia="Arial" w:hAnsi="Arial"/>
          <w:sz w:val="20"/>
          <w:szCs w:val="20"/>
          <w:rtl w:val="0"/>
        </w:rPr>
        <w:t xml:space="preserve">Incomplete university</w:t>
      </w:r>
      <w:r w:rsidDel="00000000" w:rsidR="00000000" w:rsidRPr="00000000">
        <w:rPr>
          <w:rtl w:val="0"/>
        </w:rPr>
      </w:r>
    </w:p>
    <w:p w:rsidR="00000000" w:rsidDel="00000000" w:rsidP="00000000" w:rsidRDefault="00000000" w:rsidRPr="00000000" w14:paraId="00000255">
      <w:pPr>
        <w:spacing w:after="40" w:before="40" w:lineRule="auto"/>
        <w:ind w:left="720" w:firstLine="0"/>
        <w:rPr/>
      </w:pPr>
      <w:r w:rsidDel="00000000" w:rsidR="00000000" w:rsidRPr="00000000">
        <w:rPr>
          <w:rFonts w:ascii="Arial" w:cs="Arial" w:eastAsia="Arial" w:hAnsi="Arial"/>
          <w:b w:val="1"/>
          <w:bCs w:val="1"/>
          <w:sz w:val="20"/>
          <w:szCs w:val="20"/>
          <w:rtl w:val="0"/>
        </w:rPr>
        <w:t xml:space="preserve">(09)  </w:t>
      </w:r>
      <w:r w:rsidDel="00000000" w:rsidR="00000000" w:rsidRPr="00000000">
        <w:rPr>
          <w:rFonts w:ascii="Arial" w:cs="Arial" w:eastAsia="Arial" w:hAnsi="Arial"/>
          <w:sz w:val="20"/>
          <w:szCs w:val="20"/>
          <w:rtl w:val="0"/>
        </w:rPr>
        <w:t xml:space="preserve">Complete university</w:t>
      </w:r>
      <w:r w:rsidDel="00000000" w:rsidR="00000000" w:rsidRPr="00000000">
        <w:rPr>
          <w:rtl w:val="0"/>
        </w:rPr>
      </w:r>
    </w:p>
    <w:p w:rsidR="00000000" w:rsidDel="00000000" w:rsidP="00000000" w:rsidRDefault="00000000" w:rsidRPr="00000000" w14:paraId="00000256">
      <w:pPr>
        <w:spacing w:after="40" w:before="40" w:lineRule="auto"/>
        <w:ind w:left="720" w:firstLine="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Postgraduate</w:t>
      </w:r>
      <w:r w:rsidDel="00000000" w:rsidR="00000000" w:rsidRPr="00000000">
        <w:rPr>
          <w:rtl w:val="0"/>
        </w:rPr>
      </w:r>
    </w:p>
    <w:p w:rsidR="00000000" w:rsidDel="00000000" w:rsidP="00000000" w:rsidRDefault="00000000" w:rsidRPr="00000000" w14:paraId="00000257">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258">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59">
      <w:pPr>
        <w:spacing w:after="60" w:before="120" w:lineRule="auto"/>
        <w:rPr/>
      </w:pPr>
      <w:r w:rsidDel="00000000" w:rsidR="00000000" w:rsidRPr="00000000">
        <w:rPr>
          <w:rFonts w:ascii="Arial" w:cs="Arial" w:eastAsia="Arial" w:hAnsi="Arial"/>
          <w:b w:val="1"/>
          <w:bCs w:val="1"/>
          <w:sz w:val="20"/>
          <w:szCs w:val="20"/>
          <w:rtl w:val="0"/>
        </w:rPr>
        <w:t xml:space="preserve">61. </w:t>
      </w:r>
      <w:r w:rsidDel="00000000" w:rsidR="00000000" w:rsidRPr="00000000">
        <w:rPr>
          <w:rFonts w:ascii="Arial" w:cs="Arial" w:eastAsia="Arial" w:hAnsi="Arial"/>
          <w:sz w:val="20"/>
          <w:szCs w:val="20"/>
          <w:rtl w:val="0"/>
        </w:rPr>
        <w:t xml:space="preserve">What is your own highest level of education — that is, the last year of study you completed?</w:t>
      </w:r>
      <w:r w:rsidDel="00000000" w:rsidR="00000000" w:rsidRPr="00000000">
        <w:rPr>
          <w:rtl w:val="0"/>
        </w:rPr>
      </w:r>
    </w:p>
    <w:p w:rsidR="00000000" w:rsidDel="00000000" w:rsidP="00000000" w:rsidRDefault="00000000" w:rsidRPr="00000000" w14:paraId="0000025A">
      <w:pPr>
        <w:spacing w:after="40" w:before="40" w:lineRule="auto"/>
        <w:ind w:left="720" w:firstLine="0"/>
        <w:rPr/>
      </w:pPr>
      <w:r w:rsidDel="00000000" w:rsidR="00000000" w:rsidRPr="00000000">
        <w:rPr>
          <w:rFonts w:ascii="Arial" w:cs="Arial" w:eastAsia="Arial" w:hAnsi="Arial"/>
          <w:b w:val="1"/>
          <w:bCs w:val="1"/>
          <w:sz w:val="20"/>
          <w:szCs w:val="20"/>
          <w:rtl w:val="0"/>
        </w:rPr>
        <w:t xml:space="preserve">(01)  </w:t>
      </w:r>
      <w:r w:rsidDel="00000000" w:rsidR="00000000" w:rsidRPr="00000000">
        <w:rPr>
          <w:rFonts w:ascii="Arial" w:cs="Arial" w:eastAsia="Arial" w:hAnsi="Arial"/>
          <w:sz w:val="20"/>
          <w:szCs w:val="20"/>
          <w:rtl w:val="0"/>
        </w:rPr>
        <w:t xml:space="preserve">None / illiterate</w:t>
      </w:r>
      <w:r w:rsidDel="00000000" w:rsidR="00000000" w:rsidRPr="00000000">
        <w:rPr>
          <w:rtl w:val="0"/>
        </w:rPr>
      </w:r>
    </w:p>
    <w:p w:rsidR="00000000" w:rsidDel="00000000" w:rsidP="00000000" w:rsidRDefault="00000000" w:rsidRPr="00000000" w14:paraId="0000025B">
      <w:pPr>
        <w:spacing w:after="40" w:before="40" w:lineRule="auto"/>
        <w:ind w:left="720" w:firstLine="0"/>
        <w:rPr/>
      </w:pPr>
      <w:r w:rsidDel="00000000" w:rsidR="00000000" w:rsidRPr="00000000">
        <w:rPr>
          <w:rFonts w:ascii="Arial" w:cs="Arial" w:eastAsia="Arial" w:hAnsi="Arial"/>
          <w:b w:val="1"/>
          <w:bCs w:val="1"/>
          <w:sz w:val="20"/>
          <w:szCs w:val="20"/>
          <w:rtl w:val="0"/>
        </w:rPr>
        <w:t xml:space="preserve">(02)  </w:t>
      </w:r>
      <w:r w:rsidDel="00000000" w:rsidR="00000000" w:rsidRPr="00000000">
        <w:rPr>
          <w:rFonts w:ascii="Arial" w:cs="Arial" w:eastAsia="Arial" w:hAnsi="Arial"/>
          <w:sz w:val="20"/>
          <w:szCs w:val="20"/>
          <w:rtl w:val="0"/>
        </w:rPr>
        <w:t xml:space="preserve">Incomplete primary</w:t>
      </w:r>
      <w:r w:rsidDel="00000000" w:rsidR="00000000" w:rsidRPr="00000000">
        <w:rPr>
          <w:rtl w:val="0"/>
        </w:rPr>
      </w:r>
    </w:p>
    <w:p w:rsidR="00000000" w:rsidDel="00000000" w:rsidP="00000000" w:rsidRDefault="00000000" w:rsidRPr="00000000" w14:paraId="0000025C">
      <w:pPr>
        <w:spacing w:after="40" w:before="40" w:lineRule="auto"/>
        <w:ind w:left="720" w:firstLine="0"/>
        <w:rPr/>
      </w:pPr>
      <w:r w:rsidDel="00000000" w:rsidR="00000000" w:rsidRPr="00000000">
        <w:rPr>
          <w:rFonts w:ascii="Arial" w:cs="Arial" w:eastAsia="Arial" w:hAnsi="Arial"/>
          <w:b w:val="1"/>
          <w:bCs w:val="1"/>
          <w:sz w:val="20"/>
          <w:szCs w:val="20"/>
          <w:rtl w:val="0"/>
        </w:rPr>
        <w:t xml:space="preserve">(03)  </w:t>
      </w:r>
      <w:r w:rsidDel="00000000" w:rsidR="00000000" w:rsidRPr="00000000">
        <w:rPr>
          <w:rFonts w:ascii="Arial" w:cs="Arial" w:eastAsia="Arial" w:hAnsi="Arial"/>
          <w:sz w:val="20"/>
          <w:szCs w:val="20"/>
          <w:rtl w:val="0"/>
        </w:rPr>
        <w:t xml:space="preserve">Complete primary</w:t>
      </w:r>
      <w:r w:rsidDel="00000000" w:rsidR="00000000" w:rsidRPr="00000000">
        <w:rPr>
          <w:rtl w:val="0"/>
        </w:rPr>
      </w:r>
    </w:p>
    <w:p w:rsidR="00000000" w:rsidDel="00000000" w:rsidP="00000000" w:rsidRDefault="00000000" w:rsidRPr="00000000" w14:paraId="0000025D">
      <w:pPr>
        <w:spacing w:after="40" w:before="40" w:lineRule="auto"/>
        <w:ind w:left="720" w:firstLine="0"/>
        <w:rPr/>
      </w:pPr>
      <w:r w:rsidDel="00000000" w:rsidR="00000000" w:rsidRPr="00000000">
        <w:rPr>
          <w:rFonts w:ascii="Arial" w:cs="Arial" w:eastAsia="Arial" w:hAnsi="Arial"/>
          <w:b w:val="1"/>
          <w:bCs w:val="1"/>
          <w:sz w:val="20"/>
          <w:szCs w:val="20"/>
          <w:rtl w:val="0"/>
        </w:rPr>
        <w:t xml:space="preserve">(04)  </w:t>
      </w:r>
      <w:r w:rsidDel="00000000" w:rsidR="00000000" w:rsidRPr="00000000">
        <w:rPr>
          <w:rFonts w:ascii="Arial" w:cs="Arial" w:eastAsia="Arial" w:hAnsi="Arial"/>
          <w:sz w:val="20"/>
          <w:szCs w:val="20"/>
          <w:rtl w:val="0"/>
        </w:rPr>
        <w:t xml:space="preserve">Incomplete secondary</w:t>
      </w:r>
      <w:r w:rsidDel="00000000" w:rsidR="00000000" w:rsidRPr="00000000">
        <w:rPr>
          <w:rtl w:val="0"/>
        </w:rPr>
      </w:r>
    </w:p>
    <w:p w:rsidR="00000000" w:rsidDel="00000000" w:rsidP="00000000" w:rsidRDefault="00000000" w:rsidRPr="00000000" w14:paraId="0000025E">
      <w:pPr>
        <w:spacing w:after="40" w:before="40" w:lineRule="auto"/>
        <w:ind w:left="720" w:firstLine="0"/>
        <w:rPr/>
      </w:pPr>
      <w:r w:rsidDel="00000000" w:rsidR="00000000" w:rsidRPr="00000000">
        <w:rPr>
          <w:rFonts w:ascii="Arial" w:cs="Arial" w:eastAsia="Arial" w:hAnsi="Arial"/>
          <w:b w:val="1"/>
          <w:bCs w:val="1"/>
          <w:sz w:val="20"/>
          <w:szCs w:val="20"/>
          <w:rtl w:val="0"/>
        </w:rPr>
        <w:t xml:space="preserve">(05)  </w:t>
      </w:r>
      <w:r w:rsidDel="00000000" w:rsidR="00000000" w:rsidRPr="00000000">
        <w:rPr>
          <w:rFonts w:ascii="Arial" w:cs="Arial" w:eastAsia="Arial" w:hAnsi="Arial"/>
          <w:sz w:val="20"/>
          <w:szCs w:val="20"/>
          <w:rtl w:val="0"/>
        </w:rPr>
        <w:t xml:space="preserve">Complete secondary</w:t>
      </w:r>
      <w:r w:rsidDel="00000000" w:rsidR="00000000" w:rsidRPr="00000000">
        <w:rPr>
          <w:rtl w:val="0"/>
        </w:rPr>
      </w:r>
    </w:p>
    <w:p w:rsidR="00000000" w:rsidDel="00000000" w:rsidP="00000000" w:rsidRDefault="00000000" w:rsidRPr="00000000" w14:paraId="0000025F">
      <w:pPr>
        <w:spacing w:after="40" w:before="40" w:lineRule="auto"/>
        <w:ind w:left="720" w:firstLine="0"/>
        <w:rPr/>
      </w:pPr>
      <w:r w:rsidDel="00000000" w:rsidR="00000000" w:rsidRPr="00000000">
        <w:rPr>
          <w:rFonts w:ascii="Arial" w:cs="Arial" w:eastAsia="Arial" w:hAnsi="Arial"/>
          <w:b w:val="1"/>
          <w:bCs w:val="1"/>
          <w:sz w:val="20"/>
          <w:szCs w:val="20"/>
          <w:rtl w:val="0"/>
        </w:rPr>
        <w:t xml:space="preserve">(06)  </w:t>
      </w:r>
      <w:r w:rsidDel="00000000" w:rsidR="00000000" w:rsidRPr="00000000">
        <w:rPr>
          <w:rFonts w:ascii="Arial" w:cs="Arial" w:eastAsia="Arial" w:hAnsi="Arial"/>
          <w:sz w:val="20"/>
          <w:szCs w:val="20"/>
          <w:rtl w:val="0"/>
        </w:rPr>
        <w:t xml:space="preserve">Incomplete technical/vocational</w:t>
      </w:r>
      <w:r w:rsidDel="00000000" w:rsidR="00000000" w:rsidRPr="00000000">
        <w:rPr>
          <w:rtl w:val="0"/>
        </w:rPr>
      </w:r>
    </w:p>
    <w:p w:rsidR="00000000" w:rsidDel="00000000" w:rsidP="00000000" w:rsidRDefault="00000000" w:rsidRPr="00000000" w14:paraId="00000260">
      <w:pPr>
        <w:spacing w:after="40" w:before="40" w:lineRule="auto"/>
        <w:ind w:left="720" w:firstLine="0"/>
        <w:rPr/>
      </w:pPr>
      <w:r w:rsidDel="00000000" w:rsidR="00000000" w:rsidRPr="00000000">
        <w:rPr>
          <w:rFonts w:ascii="Arial" w:cs="Arial" w:eastAsia="Arial" w:hAnsi="Arial"/>
          <w:b w:val="1"/>
          <w:bCs w:val="1"/>
          <w:sz w:val="20"/>
          <w:szCs w:val="20"/>
          <w:rtl w:val="0"/>
        </w:rPr>
        <w:t xml:space="preserve">(07)  </w:t>
      </w:r>
      <w:r w:rsidDel="00000000" w:rsidR="00000000" w:rsidRPr="00000000">
        <w:rPr>
          <w:rFonts w:ascii="Arial" w:cs="Arial" w:eastAsia="Arial" w:hAnsi="Arial"/>
          <w:sz w:val="20"/>
          <w:szCs w:val="20"/>
          <w:rtl w:val="0"/>
        </w:rPr>
        <w:t xml:space="preserve">Complete technical/vocational</w:t>
      </w:r>
      <w:r w:rsidDel="00000000" w:rsidR="00000000" w:rsidRPr="00000000">
        <w:rPr>
          <w:rtl w:val="0"/>
        </w:rPr>
      </w:r>
    </w:p>
    <w:p w:rsidR="00000000" w:rsidDel="00000000" w:rsidP="00000000" w:rsidRDefault="00000000" w:rsidRPr="00000000" w14:paraId="00000261">
      <w:pPr>
        <w:spacing w:after="40" w:before="40" w:lineRule="auto"/>
        <w:ind w:left="720" w:firstLine="0"/>
        <w:rPr/>
      </w:pPr>
      <w:r w:rsidDel="00000000" w:rsidR="00000000" w:rsidRPr="00000000">
        <w:rPr>
          <w:rFonts w:ascii="Arial" w:cs="Arial" w:eastAsia="Arial" w:hAnsi="Arial"/>
          <w:b w:val="1"/>
          <w:bCs w:val="1"/>
          <w:sz w:val="20"/>
          <w:szCs w:val="20"/>
          <w:rtl w:val="0"/>
        </w:rPr>
        <w:t xml:space="preserve">(08)  </w:t>
      </w:r>
      <w:r w:rsidDel="00000000" w:rsidR="00000000" w:rsidRPr="00000000">
        <w:rPr>
          <w:rFonts w:ascii="Arial" w:cs="Arial" w:eastAsia="Arial" w:hAnsi="Arial"/>
          <w:sz w:val="20"/>
          <w:szCs w:val="20"/>
          <w:rtl w:val="0"/>
        </w:rPr>
        <w:t xml:space="preserve">Incomplete university</w:t>
      </w:r>
      <w:r w:rsidDel="00000000" w:rsidR="00000000" w:rsidRPr="00000000">
        <w:rPr>
          <w:rtl w:val="0"/>
        </w:rPr>
      </w:r>
    </w:p>
    <w:p w:rsidR="00000000" w:rsidDel="00000000" w:rsidP="00000000" w:rsidRDefault="00000000" w:rsidRPr="00000000" w14:paraId="00000262">
      <w:pPr>
        <w:spacing w:after="40" w:before="40" w:lineRule="auto"/>
        <w:ind w:left="720" w:firstLine="0"/>
        <w:rPr/>
      </w:pPr>
      <w:r w:rsidDel="00000000" w:rsidR="00000000" w:rsidRPr="00000000">
        <w:rPr>
          <w:rFonts w:ascii="Arial" w:cs="Arial" w:eastAsia="Arial" w:hAnsi="Arial"/>
          <w:b w:val="1"/>
          <w:bCs w:val="1"/>
          <w:sz w:val="20"/>
          <w:szCs w:val="20"/>
          <w:rtl w:val="0"/>
        </w:rPr>
        <w:t xml:space="preserve">(09)  </w:t>
      </w:r>
      <w:r w:rsidDel="00000000" w:rsidR="00000000" w:rsidRPr="00000000">
        <w:rPr>
          <w:rFonts w:ascii="Arial" w:cs="Arial" w:eastAsia="Arial" w:hAnsi="Arial"/>
          <w:sz w:val="20"/>
          <w:szCs w:val="20"/>
          <w:rtl w:val="0"/>
        </w:rPr>
        <w:t xml:space="preserve">Complete university</w:t>
      </w:r>
      <w:r w:rsidDel="00000000" w:rsidR="00000000" w:rsidRPr="00000000">
        <w:rPr>
          <w:rtl w:val="0"/>
        </w:rPr>
      </w:r>
    </w:p>
    <w:p w:rsidR="00000000" w:rsidDel="00000000" w:rsidP="00000000" w:rsidRDefault="00000000" w:rsidRPr="00000000" w14:paraId="00000263">
      <w:pPr>
        <w:spacing w:after="40" w:before="40" w:lineRule="auto"/>
        <w:ind w:left="720" w:firstLine="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Postgraduate</w:t>
      </w:r>
      <w:r w:rsidDel="00000000" w:rsidR="00000000" w:rsidRPr="00000000">
        <w:rPr>
          <w:rtl w:val="0"/>
        </w:rPr>
      </w:r>
    </w:p>
    <w:p w:rsidR="00000000" w:rsidDel="00000000" w:rsidP="00000000" w:rsidRDefault="00000000" w:rsidRPr="00000000" w14:paraId="00000264">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26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66">
      <w:pPr>
        <w:spacing w:after="60" w:before="120" w:lineRule="auto"/>
        <w:rPr/>
      </w:pPr>
      <w:r w:rsidDel="00000000" w:rsidR="00000000" w:rsidRPr="00000000">
        <w:rPr>
          <w:rFonts w:ascii="Arial" w:cs="Arial" w:eastAsia="Arial" w:hAnsi="Arial"/>
          <w:b w:val="1"/>
          <w:bCs w:val="1"/>
          <w:sz w:val="20"/>
          <w:szCs w:val="20"/>
          <w:rtl w:val="0"/>
        </w:rPr>
        <w:t xml:space="preserve">62. </w:t>
      </w:r>
      <w:r w:rsidDel="00000000" w:rsidR="00000000" w:rsidRPr="00000000">
        <w:rPr>
          <w:rFonts w:ascii="Arial" w:cs="Arial" w:eastAsia="Arial" w:hAnsi="Arial"/>
          <w:sz w:val="20"/>
          <w:szCs w:val="20"/>
          <w:rtl w:val="0"/>
        </w:rPr>
        <w:t xml:space="preserve">Using this card, could you please tell me the personal income of the main earner in your household, considering all salaries, wages, pensions, and payments received?</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smallCaps w:val="1"/>
                <w:color w:val="333333"/>
                <w:sz w:val="18"/>
                <w:szCs w:val="18"/>
                <w:rtl w:val="0"/>
              </w:rPr>
              <w:t xml:space="preserve">PROVIDE CARD 4. RECORD CODE.</w:t>
            </w:r>
            <w:r w:rsidDel="00000000" w:rsidR="00000000" w:rsidRPr="00000000">
              <w:rPr>
                <w:rtl w:val="0"/>
              </w:rPr>
            </w:r>
          </w:p>
        </w:tc>
      </w:tr>
    </w:tbl>
    <w:p w:rsidR="00000000" w:rsidDel="00000000" w:rsidP="00000000" w:rsidRDefault="00000000" w:rsidRPr="00000000" w14:paraId="00000268">
      <w:pPr>
        <w:spacing w:after="40" w:before="40" w:lineRule="auto"/>
        <w:ind w:left="720" w:firstLine="0"/>
        <w:rPr/>
      </w:pPr>
      <w:sdt>
        <w:sdtPr>
          <w:id w:val="-463481606"/>
          <w:tag w:val="goog_rdk_82"/>
        </w:sdtPr>
        <w:sdtContent>
          <w:commentRangeStart w:id="9"/>
        </w:sdtContent>
      </w:sdt>
      <w:r w:rsidDel="00000000" w:rsidR="00000000" w:rsidRPr="00000000">
        <w:rPr>
          <w:rFonts w:ascii="Arial" w:cs="Arial" w:eastAsia="Arial" w:hAnsi="Arial"/>
          <w:b w:val="1"/>
          <w:bCs w:val="1"/>
          <w:sz w:val="20"/>
          <w:szCs w:val="20"/>
          <w:rtl w:val="0"/>
        </w:rPr>
        <w:t xml:space="preserve">(01)  </w:t>
      </w:r>
      <w:r w:rsidDel="00000000" w:rsidR="00000000" w:rsidRPr="00000000">
        <w:rPr>
          <w:rFonts w:ascii="Arial" w:cs="Arial" w:eastAsia="Arial" w:hAnsi="Arial"/>
          <w:sz w:val="20"/>
          <w:szCs w:val="20"/>
          <w:rtl w:val="0"/>
        </w:rPr>
        <w:t xml:space="preserve">1,500 or less</w:t>
      </w:r>
      <w:r w:rsidDel="00000000" w:rsidR="00000000" w:rsidRPr="00000000">
        <w:rPr>
          <w:rtl w:val="0"/>
        </w:rPr>
      </w:r>
    </w:p>
    <w:p w:rsidR="00000000" w:rsidDel="00000000" w:rsidP="00000000" w:rsidRDefault="00000000" w:rsidRPr="00000000" w14:paraId="00000269">
      <w:pPr>
        <w:spacing w:after="40" w:before="40" w:lineRule="auto"/>
        <w:ind w:left="720" w:firstLine="0"/>
        <w:rPr/>
      </w:pPr>
      <w:r w:rsidDel="00000000" w:rsidR="00000000" w:rsidRPr="00000000">
        <w:rPr>
          <w:rFonts w:ascii="Arial" w:cs="Arial" w:eastAsia="Arial" w:hAnsi="Arial"/>
          <w:b w:val="1"/>
          <w:bCs w:val="1"/>
          <w:sz w:val="20"/>
          <w:szCs w:val="20"/>
          <w:rtl w:val="0"/>
        </w:rPr>
        <w:t xml:space="preserve">(02)  </w:t>
      </w:r>
      <w:r w:rsidDel="00000000" w:rsidR="00000000" w:rsidRPr="00000000">
        <w:rPr>
          <w:rFonts w:ascii="Arial" w:cs="Arial" w:eastAsia="Arial" w:hAnsi="Arial"/>
          <w:sz w:val="20"/>
          <w:szCs w:val="20"/>
          <w:rtl w:val="0"/>
        </w:rPr>
        <w:t xml:space="preserve">1,501–2,000</w:t>
      </w:r>
      <w:r w:rsidDel="00000000" w:rsidR="00000000" w:rsidRPr="00000000">
        <w:rPr>
          <w:rtl w:val="0"/>
        </w:rPr>
      </w:r>
    </w:p>
    <w:p w:rsidR="00000000" w:rsidDel="00000000" w:rsidP="00000000" w:rsidRDefault="00000000" w:rsidRPr="00000000" w14:paraId="0000026A">
      <w:pPr>
        <w:spacing w:after="40" w:before="40" w:lineRule="auto"/>
        <w:ind w:left="720" w:firstLine="0"/>
        <w:rPr/>
      </w:pPr>
      <w:r w:rsidDel="00000000" w:rsidR="00000000" w:rsidRPr="00000000">
        <w:rPr>
          <w:rFonts w:ascii="Arial" w:cs="Arial" w:eastAsia="Arial" w:hAnsi="Arial"/>
          <w:b w:val="1"/>
          <w:bCs w:val="1"/>
          <w:sz w:val="20"/>
          <w:szCs w:val="20"/>
          <w:rtl w:val="0"/>
        </w:rPr>
        <w:t xml:space="preserve">(03)  </w:t>
      </w:r>
      <w:r w:rsidDel="00000000" w:rsidR="00000000" w:rsidRPr="00000000">
        <w:rPr>
          <w:rFonts w:ascii="Arial" w:cs="Arial" w:eastAsia="Arial" w:hAnsi="Arial"/>
          <w:sz w:val="20"/>
          <w:szCs w:val="20"/>
          <w:rtl w:val="0"/>
        </w:rPr>
        <w:t xml:space="preserve">2,001–2,500</w:t>
      </w:r>
      <w:r w:rsidDel="00000000" w:rsidR="00000000" w:rsidRPr="00000000">
        <w:rPr>
          <w:rtl w:val="0"/>
        </w:rPr>
      </w:r>
    </w:p>
    <w:p w:rsidR="00000000" w:rsidDel="00000000" w:rsidP="00000000" w:rsidRDefault="00000000" w:rsidRPr="00000000" w14:paraId="0000026B">
      <w:pPr>
        <w:spacing w:after="40" w:before="40" w:lineRule="auto"/>
        <w:ind w:left="720" w:firstLine="0"/>
        <w:rPr/>
      </w:pPr>
      <w:r w:rsidDel="00000000" w:rsidR="00000000" w:rsidRPr="00000000">
        <w:rPr>
          <w:rFonts w:ascii="Arial" w:cs="Arial" w:eastAsia="Arial" w:hAnsi="Arial"/>
          <w:b w:val="1"/>
          <w:bCs w:val="1"/>
          <w:sz w:val="20"/>
          <w:szCs w:val="20"/>
          <w:rtl w:val="0"/>
        </w:rPr>
        <w:t xml:space="preserve">(04)  </w:t>
      </w:r>
      <w:r w:rsidDel="00000000" w:rsidR="00000000" w:rsidRPr="00000000">
        <w:rPr>
          <w:rFonts w:ascii="Arial" w:cs="Arial" w:eastAsia="Arial" w:hAnsi="Arial"/>
          <w:sz w:val="20"/>
          <w:szCs w:val="20"/>
          <w:rtl w:val="0"/>
        </w:rPr>
        <w:t xml:space="preserve">2,501–3,000</w:t>
      </w:r>
      <w:r w:rsidDel="00000000" w:rsidR="00000000" w:rsidRPr="00000000">
        <w:rPr>
          <w:rtl w:val="0"/>
        </w:rPr>
      </w:r>
    </w:p>
    <w:p w:rsidR="00000000" w:rsidDel="00000000" w:rsidP="00000000" w:rsidRDefault="00000000" w:rsidRPr="00000000" w14:paraId="0000026C">
      <w:pPr>
        <w:spacing w:after="40" w:before="40" w:lineRule="auto"/>
        <w:ind w:left="720" w:firstLine="0"/>
        <w:rPr/>
      </w:pPr>
      <w:r w:rsidDel="00000000" w:rsidR="00000000" w:rsidRPr="00000000">
        <w:rPr>
          <w:rFonts w:ascii="Arial" w:cs="Arial" w:eastAsia="Arial" w:hAnsi="Arial"/>
          <w:b w:val="1"/>
          <w:bCs w:val="1"/>
          <w:sz w:val="20"/>
          <w:szCs w:val="20"/>
          <w:rtl w:val="0"/>
        </w:rPr>
        <w:t xml:space="preserve">(05)  </w:t>
      </w:r>
      <w:r w:rsidDel="00000000" w:rsidR="00000000" w:rsidRPr="00000000">
        <w:rPr>
          <w:rFonts w:ascii="Arial" w:cs="Arial" w:eastAsia="Arial" w:hAnsi="Arial"/>
          <w:sz w:val="20"/>
          <w:szCs w:val="20"/>
          <w:rtl w:val="0"/>
        </w:rPr>
        <w:t xml:space="preserve">3,001–3,500</w:t>
      </w:r>
      <w:r w:rsidDel="00000000" w:rsidR="00000000" w:rsidRPr="00000000">
        <w:rPr>
          <w:rtl w:val="0"/>
        </w:rPr>
      </w:r>
    </w:p>
    <w:p w:rsidR="00000000" w:rsidDel="00000000" w:rsidP="00000000" w:rsidRDefault="00000000" w:rsidRPr="00000000" w14:paraId="0000026D">
      <w:pPr>
        <w:spacing w:after="40" w:before="40" w:lineRule="auto"/>
        <w:ind w:left="720" w:firstLine="0"/>
        <w:rPr/>
      </w:pPr>
      <w:r w:rsidDel="00000000" w:rsidR="00000000" w:rsidRPr="00000000">
        <w:rPr>
          <w:rFonts w:ascii="Arial" w:cs="Arial" w:eastAsia="Arial" w:hAnsi="Arial"/>
          <w:b w:val="1"/>
          <w:bCs w:val="1"/>
          <w:sz w:val="20"/>
          <w:szCs w:val="20"/>
          <w:rtl w:val="0"/>
        </w:rPr>
        <w:t xml:space="preserve">(06)  </w:t>
      </w:r>
      <w:r w:rsidDel="00000000" w:rsidR="00000000" w:rsidRPr="00000000">
        <w:rPr>
          <w:rFonts w:ascii="Arial" w:cs="Arial" w:eastAsia="Arial" w:hAnsi="Arial"/>
          <w:sz w:val="20"/>
          <w:szCs w:val="20"/>
          <w:rtl w:val="0"/>
        </w:rPr>
        <w:t xml:space="preserve">3,501–4,000</w:t>
      </w:r>
      <w:r w:rsidDel="00000000" w:rsidR="00000000" w:rsidRPr="00000000">
        <w:rPr>
          <w:rtl w:val="0"/>
        </w:rPr>
      </w:r>
    </w:p>
    <w:p w:rsidR="00000000" w:rsidDel="00000000" w:rsidP="00000000" w:rsidRDefault="00000000" w:rsidRPr="00000000" w14:paraId="0000026E">
      <w:pPr>
        <w:spacing w:after="40" w:before="40" w:lineRule="auto"/>
        <w:ind w:left="720" w:firstLine="0"/>
        <w:rPr/>
      </w:pPr>
      <w:r w:rsidDel="00000000" w:rsidR="00000000" w:rsidRPr="00000000">
        <w:rPr>
          <w:rFonts w:ascii="Arial" w:cs="Arial" w:eastAsia="Arial" w:hAnsi="Arial"/>
          <w:b w:val="1"/>
          <w:bCs w:val="1"/>
          <w:sz w:val="20"/>
          <w:szCs w:val="20"/>
          <w:rtl w:val="0"/>
        </w:rPr>
        <w:t xml:space="preserve">(07)  </w:t>
      </w:r>
      <w:r w:rsidDel="00000000" w:rsidR="00000000" w:rsidRPr="00000000">
        <w:rPr>
          <w:rFonts w:ascii="Arial" w:cs="Arial" w:eastAsia="Arial" w:hAnsi="Arial"/>
          <w:sz w:val="20"/>
          <w:szCs w:val="20"/>
          <w:rtl w:val="0"/>
        </w:rPr>
        <w:t xml:space="preserve">4,001–4,500</w:t>
      </w:r>
      <w:r w:rsidDel="00000000" w:rsidR="00000000" w:rsidRPr="00000000">
        <w:rPr>
          <w:rtl w:val="0"/>
        </w:rPr>
      </w:r>
    </w:p>
    <w:p w:rsidR="00000000" w:rsidDel="00000000" w:rsidP="00000000" w:rsidRDefault="00000000" w:rsidRPr="00000000" w14:paraId="0000026F">
      <w:pPr>
        <w:spacing w:after="40" w:before="40" w:lineRule="auto"/>
        <w:ind w:left="720" w:firstLine="0"/>
        <w:rPr/>
      </w:pPr>
      <w:r w:rsidDel="00000000" w:rsidR="00000000" w:rsidRPr="00000000">
        <w:rPr>
          <w:rFonts w:ascii="Arial" w:cs="Arial" w:eastAsia="Arial" w:hAnsi="Arial"/>
          <w:b w:val="1"/>
          <w:bCs w:val="1"/>
          <w:sz w:val="20"/>
          <w:szCs w:val="20"/>
          <w:rtl w:val="0"/>
        </w:rPr>
        <w:t xml:space="preserve">(08)  </w:t>
      </w:r>
      <w:r w:rsidDel="00000000" w:rsidR="00000000" w:rsidRPr="00000000">
        <w:rPr>
          <w:rFonts w:ascii="Arial" w:cs="Arial" w:eastAsia="Arial" w:hAnsi="Arial"/>
          <w:sz w:val="20"/>
          <w:szCs w:val="20"/>
          <w:rtl w:val="0"/>
        </w:rPr>
        <w:t xml:space="preserve">4,501–5,000</w:t>
      </w:r>
      <w:r w:rsidDel="00000000" w:rsidR="00000000" w:rsidRPr="00000000">
        <w:rPr>
          <w:rtl w:val="0"/>
        </w:rPr>
      </w:r>
    </w:p>
    <w:p w:rsidR="00000000" w:rsidDel="00000000" w:rsidP="00000000" w:rsidRDefault="00000000" w:rsidRPr="00000000" w14:paraId="00000270">
      <w:pPr>
        <w:spacing w:after="40" w:before="40" w:lineRule="auto"/>
        <w:ind w:left="720" w:firstLine="0"/>
        <w:rPr/>
      </w:pPr>
      <w:r w:rsidDel="00000000" w:rsidR="00000000" w:rsidRPr="00000000">
        <w:rPr>
          <w:rFonts w:ascii="Arial" w:cs="Arial" w:eastAsia="Arial" w:hAnsi="Arial"/>
          <w:b w:val="1"/>
          <w:bCs w:val="1"/>
          <w:sz w:val="20"/>
          <w:szCs w:val="20"/>
          <w:rtl w:val="0"/>
        </w:rPr>
        <w:t xml:space="preserve">(09)  </w:t>
      </w:r>
      <w:r w:rsidDel="00000000" w:rsidR="00000000" w:rsidRPr="00000000">
        <w:rPr>
          <w:rFonts w:ascii="Arial" w:cs="Arial" w:eastAsia="Arial" w:hAnsi="Arial"/>
          <w:sz w:val="20"/>
          <w:szCs w:val="20"/>
          <w:rtl w:val="0"/>
        </w:rPr>
        <w:t xml:space="preserve">5,001–6,000</w:t>
      </w:r>
      <w:r w:rsidDel="00000000" w:rsidR="00000000" w:rsidRPr="00000000">
        <w:rPr>
          <w:rtl w:val="0"/>
        </w:rPr>
      </w:r>
    </w:p>
    <w:p w:rsidR="00000000" w:rsidDel="00000000" w:rsidP="00000000" w:rsidRDefault="00000000" w:rsidRPr="00000000" w14:paraId="00000271">
      <w:pPr>
        <w:spacing w:after="40" w:before="40" w:lineRule="auto"/>
        <w:ind w:left="720" w:firstLine="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6,001–8,000</w:t>
      </w:r>
      <w:r w:rsidDel="00000000" w:rsidR="00000000" w:rsidRPr="00000000">
        <w:rPr>
          <w:rtl w:val="0"/>
        </w:rPr>
      </w:r>
    </w:p>
    <w:p w:rsidR="00000000" w:rsidDel="00000000" w:rsidP="00000000" w:rsidRDefault="00000000" w:rsidRPr="00000000" w14:paraId="00000272">
      <w:pPr>
        <w:spacing w:after="40" w:before="40" w:lineRule="auto"/>
        <w:ind w:left="720" w:firstLine="0"/>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8,001–10,000</w:t>
      </w:r>
      <w:r w:rsidDel="00000000" w:rsidR="00000000" w:rsidRPr="00000000">
        <w:rPr>
          <w:rtl w:val="0"/>
        </w:rPr>
      </w:r>
    </w:p>
    <w:p w:rsidR="00000000" w:rsidDel="00000000" w:rsidP="00000000" w:rsidRDefault="00000000" w:rsidRPr="00000000" w14:paraId="00000273">
      <w:pPr>
        <w:spacing w:after="40" w:before="40" w:lineRule="auto"/>
        <w:ind w:left="720" w:firstLine="0"/>
        <w:rPr/>
      </w:pPr>
      <w:r w:rsidDel="00000000" w:rsidR="00000000" w:rsidRPr="00000000">
        <w:rPr>
          <w:rFonts w:ascii="Arial" w:cs="Arial" w:eastAsia="Arial" w:hAnsi="Arial"/>
          <w:b w:val="1"/>
          <w:bCs w:val="1"/>
          <w:sz w:val="20"/>
          <w:szCs w:val="20"/>
          <w:rtl w:val="0"/>
        </w:rPr>
        <w:t xml:space="preserve">(12)  </w:t>
      </w:r>
      <w:r w:rsidDel="00000000" w:rsidR="00000000" w:rsidRPr="00000000">
        <w:rPr>
          <w:rFonts w:ascii="Arial" w:cs="Arial" w:eastAsia="Arial" w:hAnsi="Arial"/>
          <w:sz w:val="20"/>
          <w:szCs w:val="20"/>
          <w:rtl w:val="0"/>
        </w:rPr>
        <w:t xml:space="preserve">10,001 or more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74">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27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76">
      <w:pPr>
        <w:spacing w:after="60" w:before="120" w:lineRule="auto"/>
        <w:rPr/>
      </w:pPr>
      <w:r w:rsidDel="00000000" w:rsidR="00000000" w:rsidRPr="00000000">
        <w:rPr>
          <w:rFonts w:ascii="Arial" w:cs="Arial" w:eastAsia="Arial" w:hAnsi="Arial"/>
          <w:b w:val="1"/>
          <w:bCs w:val="1"/>
          <w:sz w:val="20"/>
          <w:szCs w:val="20"/>
          <w:rtl w:val="0"/>
        </w:rPr>
        <w:t xml:space="preserve">63. </w:t>
      </w:r>
      <w:r w:rsidDel="00000000" w:rsidR="00000000" w:rsidRPr="00000000">
        <w:rPr>
          <w:rFonts w:ascii="Arial" w:cs="Arial" w:eastAsia="Arial" w:hAnsi="Arial"/>
          <w:sz w:val="20"/>
          <w:szCs w:val="20"/>
          <w:rtl w:val="0"/>
        </w:rPr>
        <w:t xml:space="preserve">Using the same card, what is the total monthly income of your household, considering all salaries, wages, pensions, and payments received by everyone living in this home?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smallCaps w:val="1"/>
                <w:color w:val="333333"/>
                <w:sz w:val="18"/>
                <w:szCs w:val="18"/>
                <w:rtl w:val="0"/>
              </w:rPr>
              <w:t xml:space="preserve">KEEP CARD 4. RECORD CODE.</w:t>
            </w:r>
            <w:r w:rsidDel="00000000" w:rsidR="00000000" w:rsidRPr="00000000">
              <w:rPr>
                <w:rtl w:val="0"/>
              </w:rPr>
            </w:r>
          </w:p>
        </w:tc>
      </w:tr>
    </w:tbl>
    <w:p w:rsidR="00000000" w:rsidDel="00000000" w:rsidP="00000000" w:rsidRDefault="00000000" w:rsidRPr="00000000" w14:paraId="00000278">
      <w:pPr>
        <w:spacing w:after="40" w:before="40" w:lineRule="auto"/>
        <w:ind w:left="720" w:firstLine="0"/>
        <w:rPr/>
      </w:pPr>
      <w:sdt>
        <w:sdtPr>
          <w:id w:val="-478528789"/>
          <w:tag w:val="goog_rdk_83"/>
        </w:sdtPr>
        <w:sdtContent>
          <w:commentRangeStart w:id="10"/>
        </w:sdtContent>
      </w:sdt>
      <w:r w:rsidDel="00000000" w:rsidR="00000000" w:rsidRPr="00000000">
        <w:rPr>
          <w:rFonts w:ascii="Arial" w:cs="Arial" w:eastAsia="Arial" w:hAnsi="Arial"/>
          <w:b w:val="1"/>
          <w:bCs w:val="1"/>
          <w:sz w:val="20"/>
          <w:szCs w:val="20"/>
          <w:rtl w:val="0"/>
        </w:rPr>
        <w:t xml:space="preserve">(01)  </w:t>
      </w:r>
      <w:r w:rsidDel="00000000" w:rsidR="00000000" w:rsidRPr="00000000">
        <w:rPr>
          <w:rFonts w:ascii="Arial" w:cs="Arial" w:eastAsia="Arial" w:hAnsi="Arial"/>
          <w:sz w:val="20"/>
          <w:szCs w:val="20"/>
          <w:rtl w:val="0"/>
        </w:rPr>
        <w:t xml:space="preserve">1,500 or less</w:t>
      </w:r>
      <w:r w:rsidDel="00000000" w:rsidR="00000000" w:rsidRPr="00000000">
        <w:rPr>
          <w:rtl w:val="0"/>
        </w:rPr>
      </w:r>
    </w:p>
    <w:p w:rsidR="00000000" w:rsidDel="00000000" w:rsidP="00000000" w:rsidRDefault="00000000" w:rsidRPr="00000000" w14:paraId="00000279">
      <w:pPr>
        <w:spacing w:after="40" w:before="40" w:lineRule="auto"/>
        <w:ind w:left="720" w:firstLine="0"/>
        <w:rPr/>
      </w:pPr>
      <w:r w:rsidDel="00000000" w:rsidR="00000000" w:rsidRPr="00000000">
        <w:rPr>
          <w:rFonts w:ascii="Arial" w:cs="Arial" w:eastAsia="Arial" w:hAnsi="Arial"/>
          <w:b w:val="1"/>
          <w:bCs w:val="1"/>
          <w:sz w:val="20"/>
          <w:szCs w:val="20"/>
          <w:rtl w:val="0"/>
        </w:rPr>
        <w:t xml:space="preserve">(02)  </w:t>
      </w:r>
      <w:r w:rsidDel="00000000" w:rsidR="00000000" w:rsidRPr="00000000">
        <w:rPr>
          <w:rFonts w:ascii="Arial" w:cs="Arial" w:eastAsia="Arial" w:hAnsi="Arial"/>
          <w:sz w:val="20"/>
          <w:szCs w:val="20"/>
          <w:rtl w:val="0"/>
        </w:rPr>
        <w:t xml:space="preserve">1,501–2,000</w:t>
      </w:r>
      <w:r w:rsidDel="00000000" w:rsidR="00000000" w:rsidRPr="00000000">
        <w:rPr>
          <w:rtl w:val="0"/>
        </w:rPr>
      </w:r>
    </w:p>
    <w:p w:rsidR="00000000" w:rsidDel="00000000" w:rsidP="00000000" w:rsidRDefault="00000000" w:rsidRPr="00000000" w14:paraId="0000027A">
      <w:pPr>
        <w:spacing w:after="40" w:before="40" w:lineRule="auto"/>
        <w:ind w:left="720" w:firstLine="0"/>
        <w:rPr/>
      </w:pPr>
      <w:r w:rsidDel="00000000" w:rsidR="00000000" w:rsidRPr="00000000">
        <w:rPr>
          <w:rFonts w:ascii="Arial" w:cs="Arial" w:eastAsia="Arial" w:hAnsi="Arial"/>
          <w:b w:val="1"/>
          <w:bCs w:val="1"/>
          <w:sz w:val="20"/>
          <w:szCs w:val="20"/>
          <w:rtl w:val="0"/>
        </w:rPr>
        <w:t xml:space="preserve">(03)  </w:t>
      </w:r>
      <w:r w:rsidDel="00000000" w:rsidR="00000000" w:rsidRPr="00000000">
        <w:rPr>
          <w:rFonts w:ascii="Arial" w:cs="Arial" w:eastAsia="Arial" w:hAnsi="Arial"/>
          <w:sz w:val="20"/>
          <w:szCs w:val="20"/>
          <w:rtl w:val="0"/>
        </w:rPr>
        <w:t xml:space="preserve">2,001–2,500</w:t>
      </w:r>
      <w:r w:rsidDel="00000000" w:rsidR="00000000" w:rsidRPr="00000000">
        <w:rPr>
          <w:rtl w:val="0"/>
        </w:rPr>
      </w:r>
    </w:p>
    <w:p w:rsidR="00000000" w:rsidDel="00000000" w:rsidP="00000000" w:rsidRDefault="00000000" w:rsidRPr="00000000" w14:paraId="0000027B">
      <w:pPr>
        <w:spacing w:after="40" w:before="40" w:lineRule="auto"/>
        <w:ind w:left="720" w:firstLine="0"/>
        <w:rPr/>
      </w:pPr>
      <w:r w:rsidDel="00000000" w:rsidR="00000000" w:rsidRPr="00000000">
        <w:rPr>
          <w:rFonts w:ascii="Arial" w:cs="Arial" w:eastAsia="Arial" w:hAnsi="Arial"/>
          <w:b w:val="1"/>
          <w:bCs w:val="1"/>
          <w:sz w:val="20"/>
          <w:szCs w:val="20"/>
          <w:rtl w:val="0"/>
        </w:rPr>
        <w:t xml:space="preserve">(04)  </w:t>
      </w:r>
      <w:r w:rsidDel="00000000" w:rsidR="00000000" w:rsidRPr="00000000">
        <w:rPr>
          <w:rFonts w:ascii="Arial" w:cs="Arial" w:eastAsia="Arial" w:hAnsi="Arial"/>
          <w:sz w:val="20"/>
          <w:szCs w:val="20"/>
          <w:rtl w:val="0"/>
        </w:rPr>
        <w:t xml:space="preserve">2,501–3,000</w:t>
      </w:r>
      <w:r w:rsidDel="00000000" w:rsidR="00000000" w:rsidRPr="00000000">
        <w:rPr>
          <w:rtl w:val="0"/>
        </w:rPr>
      </w:r>
    </w:p>
    <w:p w:rsidR="00000000" w:rsidDel="00000000" w:rsidP="00000000" w:rsidRDefault="00000000" w:rsidRPr="00000000" w14:paraId="0000027C">
      <w:pPr>
        <w:spacing w:after="40" w:before="40" w:lineRule="auto"/>
        <w:ind w:left="720" w:firstLine="0"/>
        <w:rPr/>
      </w:pPr>
      <w:r w:rsidDel="00000000" w:rsidR="00000000" w:rsidRPr="00000000">
        <w:rPr>
          <w:rFonts w:ascii="Arial" w:cs="Arial" w:eastAsia="Arial" w:hAnsi="Arial"/>
          <w:b w:val="1"/>
          <w:bCs w:val="1"/>
          <w:sz w:val="20"/>
          <w:szCs w:val="20"/>
          <w:rtl w:val="0"/>
        </w:rPr>
        <w:t xml:space="preserve">(05)  </w:t>
      </w:r>
      <w:r w:rsidDel="00000000" w:rsidR="00000000" w:rsidRPr="00000000">
        <w:rPr>
          <w:rFonts w:ascii="Arial" w:cs="Arial" w:eastAsia="Arial" w:hAnsi="Arial"/>
          <w:sz w:val="20"/>
          <w:szCs w:val="20"/>
          <w:rtl w:val="0"/>
        </w:rPr>
        <w:t xml:space="preserve">3,001–3,500</w:t>
      </w:r>
      <w:r w:rsidDel="00000000" w:rsidR="00000000" w:rsidRPr="00000000">
        <w:rPr>
          <w:rtl w:val="0"/>
        </w:rPr>
      </w:r>
    </w:p>
    <w:p w:rsidR="00000000" w:rsidDel="00000000" w:rsidP="00000000" w:rsidRDefault="00000000" w:rsidRPr="00000000" w14:paraId="0000027D">
      <w:pPr>
        <w:spacing w:after="40" w:before="40" w:lineRule="auto"/>
        <w:ind w:left="720" w:firstLine="0"/>
        <w:rPr/>
      </w:pPr>
      <w:r w:rsidDel="00000000" w:rsidR="00000000" w:rsidRPr="00000000">
        <w:rPr>
          <w:rFonts w:ascii="Arial" w:cs="Arial" w:eastAsia="Arial" w:hAnsi="Arial"/>
          <w:b w:val="1"/>
          <w:bCs w:val="1"/>
          <w:sz w:val="20"/>
          <w:szCs w:val="20"/>
          <w:rtl w:val="0"/>
        </w:rPr>
        <w:t xml:space="preserve">(06)  </w:t>
      </w:r>
      <w:r w:rsidDel="00000000" w:rsidR="00000000" w:rsidRPr="00000000">
        <w:rPr>
          <w:rFonts w:ascii="Arial" w:cs="Arial" w:eastAsia="Arial" w:hAnsi="Arial"/>
          <w:sz w:val="20"/>
          <w:szCs w:val="20"/>
          <w:rtl w:val="0"/>
        </w:rPr>
        <w:t xml:space="preserve">3,501–4,000</w:t>
      </w:r>
      <w:r w:rsidDel="00000000" w:rsidR="00000000" w:rsidRPr="00000000">
        <w:rPr>
          <w:rtl w:val="0"/>
        </w:rPr>
      </w:r>
    </w:p>
    <w:p w:rsidR="00000000" w:rsidDel="00000000" w:rsidP="00000000" w:rsidRDefault="00000000" w:rsidRPr="00000000" w14:paraId="0000027E">
      <w:pPr>
        <w:spacing w:after="40" w:before="40" w:lineRule="auto"/>
        <w:ind w:left="720" w:firstLine="0"/>
        <w:rPr/>
      </w:pPr>
      <w:r w:rsidDel="00000000" w:rsidR="00000000" w:rsidRPr="00000000">
        <w:rPr>
          <w:rFonts w:ascii="Arial" w:cs="Arial" w:eastAsia="Arial" w:hAnsi="Arial"/>
          <w:b w:val="1"/>
          <w:bCs w:val="1"/>
          <w:sz w:val="20"/>
          <w:szCs w:val="20"/>
          <w:rtl w:val="0"/>
        </w:rPr>
        <w:t xml:space="preserve">(07)  </w:t>
      </w:r>
      <w:r w:rsidDel="00000000" w:rsidR="00000000" w:rsidRPr="00000000">
        <w:rPr>
          <w:rFonts w:ascii="Arial" w:cs="Arial" w:eastAsia="Arial" w:hAnsi="Arial"/>
          <w:sz w:val="20"/>
          <w:szCs w:val="20"/>
          <w:rtl w:val="0"/>
        </w:rPr>
        <w:t xml:space="preserve">4,001–4,500</w:t>
      </w:r>
      <w:r w:rsidDel="00000000" w:rsidR="00000000" w:rsidRPr="00000000">
        <w:rPr>
          <w:rtl w:val="0"/>
        </w:rPr>
      </w:r>
    </w:p>
    <w:p w:rsidR="00000000" w:rsidDel="00000000" w:rsidP="00000000" w:rsidRDefault="00000000" w:rsidRPr="00000000" w14:paraId="0000027F">
      <w:pPr>
        <w:spacing w:after="40" w:before="40" w:lineRule="auto"/>
        <w:ind w:left="720" w:firstLine="0"/>
        <w:rPr/>
      </w:pPr>
      <w:r w:rsidDel="00000000" w:rsidR="00000000" w:rsidRPr="00000000">
        <w:rPr>
          <w:rFonts w:ascii="Arial" w:cs="Arial" w:eastAsia="Arial" w:hAnsi="Arial"/>
          <w:b w:val="1"/>
          <w:bCs w:val="1"/>
          <w:sz w:val="20"/>
          <w:szCs w:val="20"/>
          <w:rtl w:val="0"/>
        </w:rPr>
        <w:t xml:space="preserve">(08)  </w:t>
      </w:r>
      <w:r w:rsidDel="00000000" w:rsidR="00000000" w:rsidRPr="00000000">
        <w:rPr>
          <w:rFonts w:ascii="Arial" w:cs="Arial" w:eastAsia="Arial" w:hAnsi="Arial"/>
          <w:sz w:val="20"/>
          <w:szCs w:val="20"/>
          <w:rtl w:val="0"/>
        </w:rPr>
        <w:t xml:space="preserve">4,501–5,000</w:t>
      </w:r>
      <w:r w:rsidDel="00000000" w:rsidR="00000000" w:rsidRPr="00000000">
        <w:rPr>
          <w:rtl w:val="0"/>
        </w:rPr>
      </w:r>
    </w:p>
    <w:p w:rsidR="00000000" w:rsidDel="00000000" w:rsidP="00000000" w:rsidRDefault="00000000" w:rsidRPr="00000000" w14:paraId="00000280">
      <w:pPr>
        <w:spacing w:after="40" w:before="40" w:lineRule="auto"/>
        <w:ind w:left="720" w:firstLine="0"/>
        <w:rPr/>
      </w:pPr>
      <w:r w:rsidDel="00000000" w:rsidR="00000000" w:rsidRPr="00000000">
        <w:rPr>
          <w:rFonts w:ascii="Arial" w:cs="Arial" w:eastAsia="Arial" w:hAnsi="Arial"/>
          <w:b w:val="1"/>
          <w:bCs w:val="1"/>
          <w:sz w:val="20"/>
          <w:szCs w:val="20"/>
          <w:rtl w:val="0"/>
        </w:rPr>
        <w:t xml:space="preserve">(09)  </w:t>
      </w:r>
      <w:r w:rsidDel="00000000" w:rsidR="00000000" w:rsidRPr="00000000">
        <w:rPr>
          <w:rFonts w:ascii="Arial" w:cs="Arial" w:eastAsia="Arial" w:hAnsi="Arial"/>
          <w:sz w:val="20"/>
          <w:szCs w:val="20"/>
          <w:rtl w:val="0"/>
        </w:rPr>
        <w:t xml:space="preserve">5,001–6,000</w:t>
      </w:r>
      <w:r w:rsidDel="00000000" w:rsidR="00000000" w:rsidRPr="00000000">
        <w:rPr>
          <w:rtl w:val="0"/>
        </w:rPr>
      </w:r>
    </w:p>
    <w:p w:rsidR="00000000" w:rsidDel="00000000" w:rsidP="00000000" w:rsidRDefault="00000000" w:rsidRPr="00000000" w14:paraId="00000281">
      <w:pPr>
        <w:spacing w:after="40" w:before="40" w:lineRule="auto"/>
        <w:ind w:left="720" w:firstLine="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6,001–8,000</w:t>
      </w:r>
      <w:r w:rsidDel="00000000" w:rsidR="00000000" w:rsidRPr="00000000">
        <w:rPr>
          <w:rtl w:val="0"/>
        </w:rPr>
      </w:r>
    </w:p>
    <w:p w:rsidR="00000000" w:rsidDel="00000000" w:rsidP="00000000" w:rsidRDefault="00000000" w:rsidRPr="00000000" w14:paraId="00000282">
      <w:pPr>
        <w:spacing w:after="40" w:before="40" w:lineRule="auto"/>
        <w:ind w:left="720" w:firstLine="0"/>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8,001–10,000</w:t>
      </w:r>
      <w:r w:rsidDel="00000000" w:rsidR="00000000" w:rsidRPr="00000000">
        <w:rPr>
          <w:rtl w:val="0"/>
        </w:rPr>
      </w:r>
    </w:p>
    <w:p w:rsidR="00000000" w:rsidDel="00000000" w:rsidP="00000000" w:rsidRDefault="00000000" w:rsidRPr="00000000" w14:paraId="00000283">
      <w:pPr>
        <w:spacing w:after="40" w:before="40" w:lineRule="auto"/>
        <w:ind w:left="720" w:firstLine="0"/>
        <w:rPr/>
      </w:pPr>
      <w:r w:rsidDel="00000000" w:rsidR="00000000" w:rsidRPr="00000000">
        <w:rPr>
          <w:rFonts w:ascii="Arial" w:cs="Arial" w:eastAsia="Arial" w:hAnsi="Arial"/>
          <w:b w:val="1"/>
          <w:bCs w:val="1"/>
          <w:sz w:val="20"/>
          <w:szCs w:val="20"/>
          <w:rtl w:val="0"/>
        </w:rPr>
        <w:t xml:space="preserve">(12)  </w:t>
      </w:r>
      <w:r w:rsidDel="00000000" w:rsidR="00000000" w:rsidRPr="00000000">
        <w:rPr>
          <w:rFonts w:ascii="Arial" w:cs="Arial" w:eastAsia="Arial" w:hAnsi="Arial"/>
          <w:sz w:val="20"/>
          <w:szCs w:val="20"/>
          <w:rtl w:val="0"/>
        </w:rPr>
        <w:t xml:space="preserve">10,001 or more</w:t>
      </w:r>
      <w:r w:rsidDel="00000000" w:rsidR="00000000" w:rsidRPr="00000000">
        <w:rPr>
          <w:rtl w:val="0"/>
        </w:rPr>
      </w:r>
    </w:p>
    <w:p w:rsidR="00000000" w:rsidDel="00000000" w:rsidP="00000000" w:rsidRDefault="00000000" w:rsidRPr="00000000" w14:paraId="00000284">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8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86">
      <w:pPr>
        <w:spacing w:after="60" w:before="120" w:lineRule="auto"/>
        <w:rPr/>
      </w:pPr>
      <w:r w:rsidDel="00000000" w:rsidR="00000000" w:rsidRPr="00000000">
        <w:rPr>
          <w:rFonts w:ascii="Arial" w:cs="Arial" w:eastAsia="Arial" w:hAnsi="Arial"/>
          <w:b w:val="1"/>
          <w:bCs w:val="1"/>
          <w:sz w:val="20"/>
          <w:szCs w:val="20"/>
          <w:rtl w:val="0"/>
        </w:rPr>
        <w:t xml:space="preserve">64. </w:t>
      </w:r>
      <w:r w:rsidDel="00000000" w:rsidR="00000000" w:rsidRPr="00000000">
        <w:rPr>
          <w:rFonts w:ascii="Arial" w:cs="Arial" w:eastAsia="Arial" w:hAnsi="Arial"/>
          <w:sz w:val="20"/>
          <w:szCs w:val="20"/>
          <w:rtl w:val="0"/>
        </w:rPr>
        <w:t xml:space="preserve">Using this card, please tell me approximately how much your household spends monthly on basic groceries and cleaning supplies.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smallCaps w:val="1"/>
                <w:color w:val="333333"/>
                <w:sz w:val="18"/>
                <w:szCs w:val="18"/>
                <w:rtl w:val="0"/>
              </w:rPr>
              <w:t xml:space="preserve">PROVIDE CARD 5. RECORD CODE.</w:t>
            </w:r>
            <w:r w:rsidDel="00000000" w:rsidR="00000000" w:rsidRPr="00000000">
              <w:rPr>
                <w:rtl w:val="0"/>
              </w:rPr>
            </w:r>
          </w:p>
        </w:tc>
      </w:tr>
    </w:tbl>
    <w:p w:rsidR="00000000" w:rsidDel="00000000" w:rsidP="00000000" w:rsidRDefault="00000000" w:rsidRPr="00000000" w14:paraId="00000288">
      <w:pPr>
        <w:spacing w:after="40" w:before="40" w:lineRule="auto"/>
        <w:ind w:left="720" w:firstLine="0"/>
        <w:rPr/>
      </w:pPr>
      <w:sdt>
        <w:sdtPr>
          <w:id w:val="1742679669"/>
          <w:tag w:val="goog_rdk_84"/>
        </w:sdtPr>
        <w:sdtContent>
          <w:commentRangeStart w:id="11"/>
        </w:sdtContent>
      </w:sdt>
      <w:r w:rsidDel="00000000" w:rsidR="00000000" w:rsidRPr="00000000">
        <w:rPr>
          <w:rFonts w:ascii="Arial" w:cs="Arial" w:eastAsia="Arial" w:hAnsi="Arial"/>
          <w:b w:val="1"/>
          <w:bCs w:val="1"/>
          <w:sz w:val="20"/>
          <w:szCs w:val="20"/>
          <w:rtl w:val="0"/>
        </w:rPr>
        <w:t xml:space="preserve">(01)  </w:t>
      </w:r>
      <w:r w:rsidDel="00000000" w:rsidR="00000000" w:rsidRPr="00000000">
        <w:rPr>
          <w:rFonts w:ascii="Arial" w:cs="Arial" w:eastAsia="Arial" w:hAnsi="Arial"/>
          <w:sz w:val="20"/>
          <w:szCs w:val="20"/>
          <w:rtl w:val="0"/>
        </w:rPr>
        <w:t xml:space="preserve">750 or less</w:t>
      </w:r>
      <w:r w:rsidDel="00000000" w:rsidR="00000000" w:rsidRPr="00000000">
        <w:rPr>
          <w:rtl w:val="0"/>
        </w:rPr>
      </w:r>
    </w:p>
    <w:p w:rsidR="00000000" w:rsidDel="00000000" w:rsidP="00000000" w:rsidRDefault="00000000" w:rsidRPr="00000000" w14:paraId="00000289">
      <w:pPr>
        <w:spacing w:after="40" w:before="40" w:lineRule="auto"/>
        <w:ind w:left="720" w:firstLine="0"/>
        <w:rPr/>
      </w:pPr>
      <w:r w:rsidDel="00000000" w:rsidR="00000000" w:rsidRPr="00000000">
        <w:rPr>
          <w:rFonts w:ascii="Arial" w:cs="Arial" w:eastAsia="Arial" w:hAnsi="Arial"/>
          <w:b w:val="1"/>
          <w:bCs w:val="1"/>
          <w:sz w:val="20"/>
          <w:szCs w:val="20"/>
          <w:rtl w:val="0"/>
        </w:rPr>
        <w:t xml:space="preserve">(02)  </w:t>
      </w:r>
      <w:r w:rsidDel="00000000" w:rsidR="00000000" w:rsidRPr="00000000">
        <w:rPr>
          <w:rFonts w:ascii="Arial" w:cs="Arial" w:eastAsia="Arial" w:hAnsi="Arial"/>
          <w:sz w:val="20"/>
          <w:szCs w:val="20"/>
          <w:rtl w:val="0"/>
        </w:rPr>
        <w:t xml:space="preserve">751–1,000</w:t>
      </w:r>
      <w:r w:rsidDel="00000000" w:rsidR="00000000" w:rsidRPr="00000000">
        <w:rPr>
          <w:rtl w:val="0"/>
        </w:rPr>
      </w:r>
    </w:p>
    <w:p w:rsidR="00000000" w:rsidDel="00000000" w:rsidP="00000000" w:rsidRDefault="00000000" w:rsidRPr="00000000" w14:paraId="0000028A">
      <w:pPr>
        <w:spacing w:after="40" w:before="40" w:lineRule="auto"/>
        <w:ind w:left="720" w:firstLine="0"/>
        <w:rPr/>
      </w:pPr>
      <w:r w:rsidDel="00000000" w:rsidR="00000000" w:rsidRPr="00000000">
        <w:rPr>
          <w:rFonts w:ascii="Arial" w:cs="Arial" w:eastAsia="Arial" w:hAnsi="Arial"/>
          <w:b w:val="1"/>
          <w:bCs w:val="1"/>
          <w:sz w:val="20"/>
          <w:szCs w:val="20"/>
          <w:rtl w:val="0"/>
        </w:rPr>
        <w:t xml:space="preserve">(03)  </w:t>
      </w:r>
      <w:r w:rsidDel="00000000" w:rsidR="00000000" w:rsidRPr="00000000">
        <w:rPr>
          <w:rFonts w:ascii="Arial" w:cs="Arial" w:eastAsia="Arial" w:hAnsi="Arial"/>
          <w:sz w:val="20"/>
          <w:szCs w:val="20"/>
          <w:rtl w:val="0"/>
        </w:rPr>
        <w:t xml:space="preserve">1,001–1,500</w:t>
      </w:r>
      <w:r w:rsidDel="00000000" w:rsidR="00000000" w:rsidRPr="00000000">
        <w:rPr>
          <w:rtl w:val="0"/>
        </w:rPr>
      </w:r>
    </w:p>
    <w:p w:rsidR="00000000" w:rsidDel="00000000" w:rsidP="00000000" w:rsidRDefault="00000000" w:rsidRPr="00000000" w14:paraId="0000028B">
      <w:pPr>
        <w:spacing w:after="40" w:before="40" w:lineRule="auto"/>
        <w:ind w:left="720" w:firstLine="0"/>
        <w:rPr/>
      </w:pPr>
      <w:r w:rsidDel="00000000" w:rsidR="00000000" w:rsidRPr="00000000">
        <w:rPr>
          <w:rFonts w:ascii="Arial" w:cs="Arial" w:eastAsia="Arial" w:hAnsi="Arial"/>
          <w:b w:val="1"/>
          <w:bCs w:val="1"/>
          <w:sz w:val="20"/>
          <w:szCs w:val="20"/>
          <w:rtl w:val="0"/>
        </w:rPr>
        <w:t xml:space="preserve">(04)  </w:t>
      </w:r>
      <w:r w:rsidDel="00000000" w:rsidR="00000000" w:rsidRPr="00000000">
        <w:rPr>
          <w:rFonts w:ascii="Arial" w:cs="Arial" w:eastAsia="Arial" w:hAnsi="Arial"/>
          <w:sz w:val="20"/>
          <w:szCs w:val="20"/>
          <w:rtl w:val="0"/>
        </w:rPr>
        <w:t xml:space="preserve">1,501–2,000</w:t>
      </w:r>
      <w:r w:rsidDel="00000000" w:rsidR="00000000" w:rsidRPr="00000000">
        <w:rPr>
          <w:rtl w:val="0"/>
        </w:rPr>
      </w:r>
    </w:p>
    <w:p w:rsidR="00000000" w:rsidDel="00000000" w:rsidP="00000000" w:rsidRDefault="00000000" w:rsidRPr="00000000" w14:paraId="0000028C">
      <w:pPr>
        <w:spacing w:after="40" w:before="40" w:lineRule="auto"/>
        <w:ind w:left="720" w:firstLine="0"/>
        <w:rPr/>
      </w:pPr>
      <w:r w:rsidDel="00000000" w:rsidR="00000000" w:rsidRPr="00000000">
        <w:rPr>
          <w:rFonts w:ascii="Arial" w:cs="Arial" w:eastAsia="Arial" w:hAnsi="Arial"/>
          <w:b w:val="1"/>
          <w:bCs w:val="1"/>
          <w:sz w:val="20"/>
          <w:szCs w:val="20"/>
          <w:rtl w:val="0"/>
        </w:rPr>
        <w:t xml:space="preserve">(05)  </w:t>
      </w:r>
      <w:r w:rsidDel="00000000" w:rsidR="00000000" w:rsidRPr="00000000">
        <w:rPr>
          <w:rFonts w:ascii="Arial" w:cs="Arial" w:eastAsia="Arial" w:hAnsi="Arial"/>
          <w:sz w:val="20"/>
          <w:szCs w:val="20"/>
          <w:rtl w:val="0"/>
        </w:rPr>
        <w:t xml:space="preserve">2,001–2,500</w:t>
      </w:r>
      <w:r w:rsidDel="00000000" w:rsidR="00000000" w:rsidRPr="00000000">
        <w:rPr>
          <w:rtl w:val="0"/>
        </w:rPr>
      </w:r>
    </w:p>
    <w:p w:rsidR="00000000" w:rsidDel="00000000" w:rsidP="00000000" w:rsidRDefault="00000000" w:rsidRPr="00000000" w14:paraId="0000028D">
      <w:pPr>
        <w:spacing w:after="40" w:before="40" w:lineRule="auto"/>
        <w:ind w:left="720" w:firstLine="0"/>
        <w:rPr/>
      </w:pPr>
      <w:r w:rsidDel="00000000" w:rsidR="00000000" w:rsidRPr="00000000">
        <w:rPr>
          <w:rFonts w:ascii="Arial" w:cs="Arial" w:eastAsia="Arial" w:hAnsi="Arial"/>
          <w:b w:val="1"/>
          <w:bCs w:val="1"/>
          <w:sz w:val="20"/>
          <w:szCs w:val="20"/>
          <w:rtl w:val="0"/>
        </w:rPr>
        <w:t xml:space="preserve">(06)  </w:t>
      </w:r>
      <w:r w:rsidDel="00000000" w:rsidR="00000000" w:rsidRPr="00000000">
        <w:rPr>
          <w:rFonts w:ascii="Arial" w:cs="Arial" w:eastAsia="Arial" w:hAnsi="Arial"/>
          <w:sz w:val="20"/>
          <w:szCs w:val="20"/>
          <w:rtl w:val="0"/>
        </w:rPr>
        <w:t xml:space="preserve">2,501–3,000</w:t>
      </w:r>
      <w:r w:rsidDel="00000000" w:rsidR="00000000" w:rsidRPr="00000000">
        <w:rPr>
          <w:rtl w:val="0"/>
        </w:rPr>
      </w:r>
    </w:p>
    <w:p w:rsidR="00000000" w:rsidDel="00000000" w:rsidP="00000000" w:rsidRDefault="00000000" w:rsidRPr="00000000" w14:paraId="0000028E">
      <w:pPr>
        <w:spacing w:after="40" w:before="40" w:lineRule="auto"/>
        <w:ind w:left="720" w:firstLine="0"/>
        <w:rPr/>
      </w:pPr>
      <w:r w:rsidDel="00000000" w:rsidR="00000000" w:rsidRPr="00000000">
        <w:rPr>
          <w:rFonts w:ascii="Arial" w:cs="Arial" w:eastAsia="Arial" w:hAnsi="Arial"/>
          <w:b w:val="1"/>
          <w:bCs w:val="1"/>
          <w:sz w:val="20"/>
          <w:szCs w:val="20"/>
          <w:rtl w:val="0"/>
        </w:rPr>
        <w:t xml:space="preserve">(07)  </w:t>
      </w:r>
      <w:r w:rsidDel="00000000" w:rsidR="00000000" w:rsidRPr="00000000">
        <w:rPr>
          <w:rFonts w:ascii="Arial" w:cs="Arial" w:eastAsia="Arial" w:hAnsi="Arial"/>
          <w:sz w:val="20"/>
          <w:szCs w:val="20"/>
          <w:rtl w:val="0"/>
        </w:rPr>
        <w:t xml:space="preserve">3,001–3,500</w:t>
      </w:r>
      <w:r w:rsidDel="00000000" w:rsidR="00000000" w:rsidRPr="00000000">
        <w:rPr>
          <w:rtl w:val="0"/>
        </w:rPr>
      </w:r>
    </w:p>
    <w:p w:rsidR="00000000" w:rsidDel="00000000" w:rsidP="00000000" w:rsidRDefault="00000000" w:rsidRPr="00000000" w14:paraId="0000028F">
      <w:pPr>
        <w:spacing w:after="40" w:before="40" w:lineRule="auto"/>
        <w:ind w:left="720" w:firstLine="0"/>
        <w:rPr/>
      </w:pPr>
      <w:r w:rsidDel="00000000" w:rsidR="00000000" w:rsidRPr="00000000">
        <w:rPr>
          <w:rFonts w:ascii="Arial" w:cs="Arial" w:eastAsia="Arial" w:hAnsi="Arial"/>
          <w:b w:val="1"/>
          <w:bCs w:val="1"/>
          <w:sz w:val="20"/>
          <w:szCs w:val="20"/>
          <w:rtl w:val="0"/>
        </w:rPr>
        <w:t xml:space="preserve">(08)  </w:t>
      </w:r>
      <w:r w:rsidDel="00000000" w:rsidR="00000000" w:rsidRPr="00000000">
        <w:rPr>
          <w:rFonts w:ascii="Arial" w:cs="Arial" w:eastAsia="Arial" w:hAnsi="Arial"/>
          <w:sz w:val="20"/>
          <w:szCs w:val="20"/>
          <w:rtl w:val="0"/>
        </w:rPr>
        <w:t xml:space="preserve">3,501–4,000</w:t>
      </w:r>
      <w:r w:rsidDel="00000000" w:rsidR="00000000" w:rsidRPr="00000000">
        <w:rPr>
          <w:rtl w:val="0"/>
        </w:rPr>
      </w:r>
    </w:p>
    <w:p w:rsidR="00000000" w:rsidDel="00000000" w:rsidP="00000000" w:rsidRDefault="00000000" w:rsidRPr="00000000" w14:paraId="00000290">
      <w:pPr>
        <w:spacing w:after="40" w:before="40" w:lineRule="auto"/>
        <w:ind w:left="720" w:firstLine="0"/>
        <w:rPr/>
      </w:pPr>
      <w:r w:rsidDel="00000000" w:rsidR="00000000" w:rsidRPr="00000000">
        <w:rPr>
          <w:rFonts w:ascii="Arial" w:cs="Arial" w:eastAsia="Arial" w:hAnsi="Arial"/>
          <w:b w:val="1"/>
          <w:bCs w:val="1"/>
          <w:sz w:val="20"/>
          <w:szCs w:val="20"/>
          <w:rtl w:val="0"/>
        </w:rPr>
        <w:t xml:space="preserve">(09)  </w:t>
      </w:r>
      <w:r w:rsidDel="00000000" w:rsidR="00000000" w:rsidRPr="00000000">
        <w:rPr>
          <w:rFonts w:ascii="Arial" w:cs="Arial" w:eastAsia="Arial" w:hAnsi="Arial"/>
          <w:sz w:val="20"/>
          <w:szCs w:val="20"/>
          <w:rtl w:val="0"/>
        </w:rPr>
        <w:t xml:space="preserve">4,001–4,500</w:t>
      </w:r>
      <w:r w:rsidDel="00000000" w:rsidR="00000000" w:rsidRPr="00000000">
        <w:rPr>
          <w:rtl w:val="0"/>
        </w:rPr>
      </w:r>
    </w:p>
    <w:p w:rsidR="00000000" w:rsidDel="00000000" w:rsidP="00000000" w:rsidRDefault="00000000" w:rsidRPr="00000000" w14:paraId="00000291">
      <w:pPr>
        <w:spacing w:after="40" w:before="40" w:lineRule="auto"/>
        <w:ind w:left="720" w:firstLine="0"/>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4,501–5,000</w:t>
      </w:r>
      <w:r w:rsidDel="00000000" w:rsidR="00000000" w:rsidRPr="00000000">
        <w:rPr>
          <w:rtl w:val="0"/>
        </w:rPr>
      </w:r>
    </w:p>
    <w:p w:rsidR="00000000" w:rsidDel="00000000" w:rsidP="00000000" w:rsidRDefault="00000000" w:rsidRPr="00000000" w14:paraId="00000292">
      <w:pPr>
        <w:spacing w:after="40" w:before="40" w:lineRule="auto"/>
        <w:ind w:left="720" w:firstLine="0"/>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5,001–6,000</w:t>
      </w:r>
      <w:r w:rsidDel="00000000" w:rsidR="00000000" w:rsidRPr="00000000">
        <w:rPr>
          <w:rtl w:val="0"/>
        </w:rPr>
      </w:r>
    </w:p>
    <w:p w:rsidR="00000000" w:rsidDel="00000000" w:rsidP="00000000" w:rsidRDefault="00000000" w:rsidRPr="00000000" w14:paraId="00000293">
      <w:pPr>
        <w:spacing w:after="40" w:before="40" w:lineRule="auto"/>
        <w:ind w:left="720" w:firstLine="0"/>
        <w:rPr/>
      </w:pPr>
      <w:r w:rsidDel="00000000" w:rsidR="00000000" w:rsidRPr="00000000">
        <w:rPr>
          <w:rFonts w:ascii="Arial" w:cs="Arial" w:eastAsia="Arial" w:hAnsi="Arial"/>
          <w:b w:val="1"/>
          <w:bCs w:val="1"/>
          <w:sz w:val="20"/>
          <w:szCs w:val="20"/>
          <w:rtl w:val="0"/>
        </w:rPr>
        <w:t xml:space="preserve">(12)  </w:t>
      </w:r>
      <w:r w:rsidDel="00000000" w:rsidR="00000000" w:rsidRPr="00000000">
        <w:rPr>
          <w:rFonts w:ascii="Arial" w:cs="Arial" w:eastAsia="Arial" w:hAnsi="Arial"/>
          <w:sz w:val="20"/>
          <w:szCs w:val="20"/>
          <w:rtl w:val="0"/>
        </w:rPr>
        <w:t xml:space="preserve">6,000 or more</w:t>
      </w:r>
      <w:r w:rsidDel="00000000" w:rsidR="00000000" w:rsidRPr="00000000">
        <w:rPr>
          <w:rtl w:val="0"/>
        </w:rPr>
      </w:r>
    </w:p>
    <w:p w:rsidR="00000000" w:rsidDel="00000000" w:rsidP="00000000" w:rsidRDefault="00000000" w:rsidRPr="00000000" w14:paraId="00000294">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95">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96">
      <w:pPr>
        <w:spacing w:after="60" w:before="120" w:lineRule="auto"/>
        <w:rPr/>
      </w:pPr>
      <w:r w:rsidDel="00000000" w:rsidR="00000000" w:rsidRPr="00000000">
        <w:rPr>
          <w:rFonts w:ascii="Arial" w:cs="Arial" w:eastAsia="Arial" w:hAnsi="Arial"/>
          <w:b w:val="1"/>
          <w:bCs w:val="1"/>
          <w:sz w:val="20"/>
          <w:szCs w:val="20"/>
          <w:rtl w:val="0"/>
        </w:rPr>
        <w:t xml:space="preserve">65. </w:t>
      </w:r>
      <w:r w:rsidDel="00000000" w:rsidR="00000000" w:rsidRPr="00000000">
        <w:rPr>
          <w:rFonts w:ascii="Arial" w:cs="Arial" w:eastAsia="Arial" w:hAnsi="Arial"/>
          <w:sz w:val="20"/>
          <w:szCs w:val="20"/>
          <w:rtl w:val="0"/>
        </w:rPr>
        <w:t xml:space="preserve">Do you and your family have money left over to save each month, or do you have no ability to save?</w:t>
      </w:r>
      <w:r w:rsidDel="00000000" w:rsidR="00000000" w:rsidRPr="00000000">
        <w:rPr>
          <w:rtl w:val="0"/>
        </w:rPr>
      </w:r>
    </w:p>
    <w:p w:rsidR="00000000" w:rsidDel="00000000" w:rsidP="00000000" w:rsidRDefault="00000000" w:rsidRPr="00000000" w14:paraId="00000297">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We are able to save</w:t>
      </w:r>
      <w:r w:rsidDel="00000000" w:rsidR="00000000" w:rsidRPr="00000000">
        <w:rPr>
          <w:rtl w:val="0"/>
        </w:rPr>
      </w:r>
    </w:p>
    <w:p w:rsidR="00000000" w:rsidDel="00000000" w:rsidP="00000000" w:rsidRDefault="00000000" w:rsidRPr="00000000" w14:paraId="00000298">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We are not able to save</w:t>
      </w:r>
      <w:r w:rsidDel="00000000" w:rsidR="00000000" w:rsidRPr="00000000">
        <w:rPr>
          <w:rtl w:val="0"/>
        </w:rPr>
      </w:r>
    </w:p>
    <w:p w:rsidR="00000000" w:rsidDel="00000000" w:rsidP="00000000" w:rsidRDefault="00000000" w:rsidRPr="00000000" w14:paraId="00000299">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29A">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9B">
      <w:pPr>
        <w:spacing w:after="60" w:before="120" w:lineRule="auto"/>
        <w:rPr/>
      </w:pPr>
      <w:r w:rsidDel="00000000" w:rsidR="00000000" w:rsidRPr="00000000">
        <w:rPr>
          <w:rFonts w:ascii="Arial" w:cs="Arial" w:eastAsia="Arial" w:hAnsi="Arial"/>
          <w:b w:val="1"/>
          <w:bCs w:val="1"/>
          <w:sz w:val="20"/>
          <w:szCs w:val="20"/>
          <w:rtl w:val="0"/>
        </w:rPr>
        <w:t xml:space="preserve">66. </w:t>
      </w:r>
      <w:r w:rsidDel="00000000" w:rsidR="00000000" w:rsidRPr="00000000">
        <w:rPr>
          <w:rFonts w:ascii="Arial" w:cs="Arial" w:eastAsia="Arial" w:hAnsi="Arial"/>
          <w:sz w:val="20"/>
          <w:szCs w:val="20"/>
          <w:rtl w:val="0"/>
        </w:rPr>
        <w:t xml:space="preserve">Speaking of social classes, which social class would you say you belong to: upper class, upper middle, middle, lower middle, or working/popular class?</w:t>
      </w:r>
      <w:r w:rsidDel="00000000" w:rsidR="00000000" w:rsidRPr="00000000">
        <w:rPr>
          <w:rtl w:val="0"/>
        </w:rPr>
      </w:r>
    </w:p>
    <w:p w:rsidR="00000000" w:rsidDel="00000000" w:rsidP="00000000" w:rsidRDefault="00000000" w:rsidRPr="00000000" w14:paraId="0000029C">
      <w:pPr>
        <w:spacing w:after="40" w:before="40" w:lineRule="auto"/>
        <w:ind w:left="720" w:firstLine="0"/>
        <w:rPr/>
      </w:pPr>
      <w:r w:rsidDel="00000000" w:rsidR="00000000" w:rsidRPr="00000000">
        <w:rPr>
          <w:rFonts w:ascii="Arial" w:cs="Arial" w:eastAsia="Arial" w:hAnsi="Arial"/>
          <w:b w:val="1"/>
          <w:bCs w:val="1"/>
          <w:sz w:val="20"/>
          <w:szCs w:val="20"/>
          <w:rtl w:val="0"/>
        </w:rPr>
        <w:t xml:space="preserve">(01)  </w:t>
      </w:r>
      <w:r w:rsidDel="00000000" w:rsidR="00000000" w:rsidRPr="00000000">
        <w:rPr>
          <w:rFonts w:ascii="Arial" w:cs="Arial" w:eastAsia="Arial" w:hAnsi="Arial"/>
          <w:sz w:val="20"/>
          <w:szCs w:val="20"/>
          <w:rtl w:val="0"/>
        </w:rPr>
        <w:t xml:space="preserve">Upper class (alta)</w:t>
      </w:r>
      <w:r w:rsidDel="00000000" w:rsidR="00000000" w:rsidRPr="00000000">
        <w:rPr>
          <w:rtl w:val="0"/>
        </w:rPr>
      </w:r>
    </w:p>
    <w:p w:rsidR="00000000" w:rsidDel="00000000" w:rsidP="00000000" w:rsidRDefault="00000000" w:rsidRPr="00000000" w14:paraId="0000029D">
      <w:pPr>
        <w:spacing w:after="40" w:before="40" w:lineRule="auto"/>
        <w:ind w:left="720" w:firstLine="0"/>
        <w:rPr/>
      </w:pPr>
      <w:r w:rsidDel="00000000" w:rsidR="00000000" w:rsidRPr="00000000">
        <w:rPr>
          <w:rFonts w:ascii="Arial" w:cs="Arial" w:eastAsia="Arial" w:hAnsi="Arial"/>
          <w:b w:val="1"/>
          <w:bCs w:val="1"/>
          <w:sz w:val="20"/>
          <w:szCs w:val="20"/>
          <w:rtl w:val="0"/>
        </w:rPr>
        <w:t xml:space="preserve">(02)  </w:t>
      </w:r>
      <w:r w:rsidDel="00000000" w:rsidR="00000000" w:rsidRPr="00000000">
        <w:rPr>
          <w:rFonts w:ascii="Arial" w:cs="Arial" w:eastAsia="Arial" w:hAnsi="Arial"/>
          <w:sz w:val="20"/>
          <w:szCs w:val="20"/>
          <w:rtl w:val="0"/>
        </w:rPr>
        <w:t xml:space="preserve">Upper middle class (media-alta)</w:t>
      </w:r>
      <w:r w:rsidDel="00000000" w:rsidR="00000000" w:rsidRPr="00000000">
        <w:rPr>
          <w:rtl w:val="0"/>
        </w:rPr>
      </w:r>
    </w:p>
    <w:p w:rsidR="00000000" w:rsidDel="00000000" w:rsidP="00000000" w:rsidRDefault="00000000" w:rsidRPr="00000000" w14:paraId="0000029E">
      <w:pPr>
        <w:spacing w:after="40" w:before="40" w:lineRule="auto"/>
        <w:ind w:left="720" w:firstLine="0"/>
        <w:rPr/>
      </w:pPr>
      <w:r w:rsidDel="00000000" w:rsidR="00000000" w:rsidRPr="00000000">
        <w:rPr>
          <w:rFonts w:ascii="Arial" w:cs="Arial" w:eastAsia="Arial" w:hAnsi="Arial"/>
          <w:b w:val="1"/>
          <w:bCs w:val="1"/>
          <w:sz w:val="20"/>
          <w:szCs w:val="20"/>
          <w:rtl w:val="0"/>
        </w:rPr>
        <w:t xml:space="preserve">(03)  </w:t>
      </w:r>
      <w:r w:rsidDel="00000000" w:rsidR="00000000" w:rsidRPr="00000000">
        <w:rPr>
          <w:rFonts w:ascii="Arial" w:cs="Arial" w:eastAsia="Arial" w:hAnsi="Arial"/>
          <w:sz w:val="20"/>
          <w:szCs w:val="20"/>
          <w:rtl w:val="0"/>
        </w:rPr>
        <w:t xml:space="preserve">Middle class (media-media)</w:t>
      </w:r>
      <w:r w:rsidDel="00000000" w:rsidR="00000000" w:rsidRPr="00000000">
        <w:rPr>
          <w:rtl w:val="0"/>
        </w:rPr>
      </w:r>
    </w:p>
    <w:p w:rsidR="00000000" w:rsidDel="00000000" w:rsidP="00000000" w:rsidRDefault="00000000" w:rsidRPr="00000000" w14:paraId="0000029F">
      <w:pPr>
        <w:spacing w:after="40" w:before="40" w:lineRule="auto"/>
        <w:ind w:left="720" w:firstLine="0"/>
        <w:rPr/>
      </w:pPr>
      <w:r w:rsidDel="00000000" w:rsidR="00000000" w:rsidRPr="00000000">
        <w:rPr>
          <w:rFonts w:ascii="Arial" w:cs="Arial" w:eastAsia="Arial" w:hAnsi="Arial"/>
          <w:b w:val="1"/>
          <w:bCs w:val="1"/>
          <w:sz w:val="20"/>
          <w:szCs w:val="20"/>
          <w:rtl w:val="0"/>
        </w:rPr>
        <w:t xml:space="preserve">(04)  </w:t>
      </w:r>
      <w:r w:rsidDel="00000000" w:rsidR="00000000" w:rsidRPr="00000000">
        <w:rPr>
          <w:rFonts w:ascii="Arial" w:cs="Arial" w:eastAsia="Arial" w:hAnsi="Arial"/>
          <w:sz w:val="20"/>
          <w:szCs w:val="20"/>
          <w:rtl w:val="0"/>
        </w:rPr>
        <w:t xml:space="preserve">Lower middle class (media-baja)</w:t>
      </w:r>
      <w:r w:rsidDel="00000000" w:rsidR="00000000" w:rsidRPr="00000000">
        <w:rPr>
          <w:rtl w:val="0"/>
        </w:rPr>
      </w:r>
    </w:p>
    <w:p w:rsidR="00000000" w:rsidDel="00000000" w:rsidP="00000000" w:rsidRDefault="00000000" w:rsidRPr="00000000" w14:paraId="000002A0">
      <w:pPr>
        <w:spacing w:after="40" w:before="40" w:lineRule="auto"/>
        <w:ind w:left="720" w:firstLine="0"/>
        <w:rPr/>
      </w:pPr>
      <w:r w:rsidDel="00000000" w:rsidR="00000000" w:rsidRPr="00000000">
        <w:rPr>
          <w:rFonts w:ascii="Arial" w:cs="Arial" w:eastAsia="Arial" w:hAnsi="Arial"/>
          <w:b w:val="1"/>
          <w:bCs w:val="1"/>
          <w:sz w:val="20"/>
          <w:szCs w:val="20"/>
          <w:rtl w:val="0"/>
        </w:rPr>
        <w:t xml:space="preserve">(05)  </w:t>
      </w:r>
      <w:r w:rsidDel="00000000" w:rsidR="00000000" w:rsidRPr="00000000">
        <w:rPr>
          <w:rFonts w:ascii="Arial" w:cs="Arial" w:eastAsia="Arial" w:hAnsi="Arial"/>
          <w:sz w:val="20"/>
          <w:szCs w:val="20"/>
          <w:rtl w:val="0"/>
        </w:rPr>
        <w:t xml:space="preserve">Working / popular class (popular)</w:t>
      </w:r>
      <w:r w:rsidDel="00000000" w:rsidR="00000000" w:rsidRPr="00000000">
        <w:rPr>
          <w:rtl w:val="0"/>
        </w:rPr>
      </w:r>
    </w:p>
    <w:p w:rsidR="00000000" w:rsidDel="00000000" w:rsidP="00000000" w:rsidRDefault="00000000" w:rsidRPr="00000000" w14:paraId="000002A1">
      <w:pPr>
        <w:spacing w:after="40" w:before="40" w:lineRule="auto"/>
        <w:ind w:left="720" w:firstLine="0"/>
        <w:rPr/>
      </w:pPr>
      <w:r w:rsidDel="00000000" w:rsidR="00000000" w:rsidRPr="00000000">
        <w:rPr>
          <w:rFonts w:ascii="Arial" w:cs="Arial" w:eastAsia="Arial" w:hAnsi="Arial"/>
          <w:b w:val="1"/>
          <w:bCs w:val="1"/>
          <w:sz w:val="20"/>
          <w:szCs w:val="20"/>
          <w:rtl w:val="0"/>
        </w:rPr>
        <w:t xml:space="preserve">(99)  </w:t>
      </w:r>
      <w:r w:rsidDel="00000000" w:rsidR="00000000" w:rsidRPr="00000000">
        <w:rPr>
          <w:rFonts w:ascii="Arial" w:cs="Arial" w:eastAsia="Arial" w:hAnsi="Arial"/>
          <w:sz w:val="20"/>
          <w:szCs w:val="20"/>
          <w:rtl w:val="0"/>
        </w:rPr>
        <w:t xml:space="preserve">Ns-nc</w:t>
      </w:r>
      <w:r w:rsidDel="00000000" w:rsidR="00000000" w:rsidRPr="00000000">
        <w:rPr>
          <w:rtl w:val="0"/>
        </w:rPr>
      </w:r>
    </w:p>
    <w:p w:rsidR="00000000" w:rsidDel="00000000" w:rsidP="00000000" w:rsidRDefault="00000000" w:rsidRPr="00000000" w14:paraId="000002A2">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A3">
      <w:pPr>
        <w:spacing w:after="60" w:before="120" w:lineRule="auto"/>
        <w:rPr/>
      </w:pPr>
      <w:r w:rsidDel="00000000" w:rsidR="00000000" w:rsidRPr="00000000">
        <w:rPr>
          <w:rFonts w:ascii="Arial" w:cs="Arial" w:eastAsia="Arial" w:hAnsi="Arial"/>
          <w:b w:val="1"/>
          <w:bCs w:val="1"/>
          <w:sz w:val="20"/>
          <w:szCs w:val="20"/>
          <w:rtl w:val="0"/>
        </w:rPr>
        <w:t xml:space="preserve">67. </w:t>
      </w:r>
      <w:r w:rsidDel="00000000" w:rsidR="00000000" w:rsidRPr="00000000">
        <w:rPr>
          <w:rFonts w:ascii="Arial" w:cs="Arial" w:eastAsia="Arial" w:hAnsi="Arial"/>
          <w:sz w:val="20"/>
          <w:szCs w:val="20"/>
          <w:rtl w:val="0"/>
        </w:rPr>
        <w:t xml:space="preserve">Sex of respondent: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60.0" w:type="dxa"/>
              <w:bottom w:w="80.0" w:type="dxa"/>
              <w:right w:w="16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smallCaps w:val="1"/>
                <w:color w:val="333333"/>
                <w:sz w:val="18"/>
                <w:szCs w:val="18"/>
                <w:rtl w:val="0"/>
              </w:rPr>
              <w:t xml:space="preserve">RECORD BASED ON OBSERVATION. DO NOT ASK DIRECTLY UNLESS UNCERTAIN.</w:t>
            </w:r>
            <w:r w:rsidDel="00000000" w:rsidR="00000000" w:rsidRPr="00000000">
              <w:rPr>
                <w:rtl w:val="0"/>
              </w:rPr>
            </w:r>
          </w:p>
        </w:tc>
      </w:tr>
    </w:tbl>
    <w:p w:rsidR="00000000" w:rsidDel="00000000" w:rsidP="00000000" w:rsidRDefault="00000000" w:rsidRPr="00000000" w14:paraId="000002A5">
      <w:pPr>
        <w:spacing w:after="40" w:before="40" w:lineRule="auto"/>
        <w:ind w:left="720" w:firstLine="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Female</w:t>
      </w:r>
      <w:r w:rsidDel="00000000" w:rsidR="00000000" w:rsidRPr="00000000">
        <w:rPr>
          <w:rtl w:val="0"/>
        </w:rPr>
      </w:r>
    </w:p>
    <w:p w:rsidR="00000000" w:rsidDel="00000000" w:rsidP="00000000" w:rsidRDefault="00000000" w:rsidRPr="00000000" w14:paraId="000002A6">
      <w:pPr>
        <w:spacing w:after="40" w:before="40" w:lineRule="auto"/>
        <w:ind w:left="720" w:firstLine="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Male</w:t>
      </w:r>
      <w:r w:rsidDel="00000000" w:rsidR="00000000" w:rsidRPr="00000000">
        <w:rPr>
          <w:rtl w:val="0"/>
        </w:rPr>
      </w:r>
    </w:p>
    <w:p w:rsidR="00000000" w:rsidDel="00000000" w:rsidP="00000000" w:rsidRDefault="00000000" w:rsidRPr="00000000" w14:paraId="000002A7">
      <w:pPr>
        <w:spacing w:after="40" w:before="40" w:lineRule="auto"/>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Other</w:t>
      </w:r>
    </w:p>
    <w:p w:rsidR="00000000" w:rsidDel="00000000" w:rsidP="00000000" w:rsidRDefault="00000000" w:rsidRPr="00000000" w14:paraId="000002A8">
      <w:pPr>
        <w:spacing w:after="40" w:before="40" w:lineRule="auto"/>
        <w:ind w:left="720" w:firstLine="0"/>
        <w:rPr/>
      </w:pPr>
      <w:r w:rsidDel="00000000" w:rsidR="00000000" w:rsidRPr="00000000">
        <w:rPr>
          <w:rtl w:val="0"/>
        </w:rPr>
      </w:r>
    </w:p>
    <w:sdt>
      <w:sdtPr>
        <w:id w:val="62849220"/>
        <w:tag w:val="goog_rdk_87"/>
      </w:sdtPr>
      <w:sdtContent>
        <w:p w:rsidR="00000000" w:rsidDel="00000000" w:rsidP="00000000" w:rsidRDefault="00000000" w:rsidRPr="00000000" w14:paraId="000002A9">
          <w:pPr>
            <w:spacing w:after="40" w:before="40" w:lineRule="auto"/>
            <w:ind w:left="0" w:firstLine="0"/>
            <w:rPr>
              <w:ins w:author="Carlos Alfredo Schmidt Padilla" w:id="4" w:date="2026-03-02T11:48:44Z"/>
            </w:rPr>
          </w:pPr>
          <w:sdt>
            <w:sdtPr>
              <w:id w:val="-1995450935"/>
              <w:tag w:val="goog_rdk_86"/>
            </w:sdtPr>
            <w:sdtContent>
              <w:ins w:author="Carlos Alfredo Schmidt Padilla" w:id="4" w:date="2026-03-02T11:48:44Z">
                <w:r w:rsidDel="00000000" w:rsidR="00000000" w:rsidRPr="00000000">
                  <w:rPr>
                    <w:rtl w:val="0"/>
                  </w:rPr>
                  <w:t xml:space="preserve">Should we include: </w:t>
                </w:r>
              </w:ins>
            </w:sdtContent>
          </w:sdt>
        </w:p>
      </w:sdtContent>
    </w:sdt>
    <w:sdt>
      <w:sdtPr>
        <w:id w:val="1013703986"/>
        <w:tag w:val="goog_rdk_89"/>
      </w:sdtPr>
      <w:sdtContent>
        <w:p w:rsidR="00000000" w:rsidDel="00000000" w:rsidP="00000000" w:rsidRDefault="00000000" w:rsidRPr="00000000" w14:paraId="000002AA">
          <w:pPr>
            <w:numPr>
              <w:ilvl w:val="0"/>
              <w:numId w:val="1"/>
            </w:numPr>
            <w:spacing w:after="40" w:before="40" w:lineRule="auto"/>
            <w:ind w:left="720" w:hanging="360"/>
            <w:rPr>
              <w:ins w:author="Carlos Alfredo Schmidt Padilla" w:id="4" w:date="2026-03-02T11:48:44Z"/>
              <w:u w:val="none"/>
            </w:rPr>
          </w:pPr>
          <w:sdt>
            <w:sdtPr>
              <w:id w:val="910280109"/>
              <w:tag w:val="goog_rdk_88"/>
            </w:sdtPr>
            <w:sdtContent>
              <w:ins w:author="Carlos Alfredo Schmidt Padilla" w:id="4" w:date="2026-03-02T11:48:44Z">
                <w:r w:rsidDel="00000000" w:rsidR="00000000" w:rsidRPr="00000000">
                  <w:rPr>
                    <w:rtl w:val="0"/>
                  </w:rPr>
                  <w:t xml:space="preserve">Battery on HH goods (TV, car, etc.) </w:t>
                </w:r>
              </w:ins>
            </w:sdtContent>
          </w:sdt>
        </w:p>
      </w:sdtContent>
    </w:sdt>
    <w:sdt>
      <w:sdtPr>
        <w:id w:val="-2045383390"/>
        <w:tag w:val="goog_rdk_90"/>
      </w:sdtPr>
      <w:sdtContent>
        <w:p w:rsidR="00000000" w:rsidDel="00000000" w:rsidP="00000000" w:rsidRDefault="00000000" w:rsidRPr="00000000" w14:paraId="000002AB">
          <w:pPr>
            <w:numPr>
              <w:ilvl w:val="0"/>
              <w:numId w:val="1"/>
            </w:numPr>
            <w:spacing w:after="40" w:before="40" w:lineRule="auto"/>
            <w:ind w:left="720" w:hanging="360"/>
            <w:rPr>
              <w:u w:val="none"/>
              <w:rPrChange w:author="Carlos Alfredo Schmidt Padilla" w:id="5" w:date="2026-03-02T11:48:49Z">
                <w:rPr/>
              </w:rPrChange>
            </w:rPr>
            <w:pPrChange w:author="Carlos Alfredo Schmidt Padilla" w:id="0" w:date="2026-03-02T11:48:49Z">
              <w:pPr>
                <w:spacing w:after="40" w:before="40" w:lineRule="auto"/>
                <w:ind w:left="0" w:firstLine="0"/>
              </w:pPr>
            </w:pPrChange>
          </w:pPr>
          <w:r w:rsidDel="00000000" w:rsidR="00000000" w:rsidRPr="00000000">
            <w:rPr>
              <w:rtl w:val="0"/>
            </w:rPr>
          </w:r>
        </w:p>
      </w:sdtContent>
    </w:sdt>
    <w:p w:rsidR="00000000" w:rsidDel="00000000" w:rsidP="00000000" w:rsidRDefault="00000000" w:rsidRPr="00000000" w14:paraId="000002AC">
      <w:pPr>
        <w:pBdr>
          <w:bottom w:color="999999" w:space="1" w:sz="6" w:val="single"/>
        </w:pBd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000000" w:space="0" w:sz="0" w:val="nil"/>
              <w:bottom w:color="999999" w:space="0" w:sz="4" w:val="single"/>
              <w:right w:color="000000" w:space="0" w:sz="0" w:val="nil"/>
            </w:tcBorders>
            <w:shd w:fill="d9d9d9" w:val="clear"/>
            <w:tcMar>
              <w:top w:w="80.0" w:type="dxa"/>
              <w:left w:w="160.0" w:type="dxa"/>
              <w:bottom w:w="80.0" w:type="dxa"/>
              <w:right w:w="16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smallCaps w:val="1"/>
                <w:sz w:val="22"/>
                <w:szCs w:val="22"/>
                <w:rtl w:val="0"/>
              </w:rPr>
              <w:t xml:space="preserve">SECTION G: PARTY IDENTIFICATION (TO BE COMPLETED)</w:t>
            </w:r>
            <w:r w:rsidDel="00000000" w:rsidR="00000000" w:rsidRPr="00000000">
              <w:rPr>
                <w:rtl w:val="0"/>
              </w:rPr>
            </w:r>
          </w:p>
        </w:tc>
      </w:tr>
    </w:tbl>
    <w:p w:rsidR="00000000" w:rsidDel="00000000" w:rsidP="00000000" w:rsidRDefault="00000000" w:rsidRPr="00000000" w14:paraId="000002AE">
      <w:pPr>
        <w:spacing w:after="80" w:lineRule="auto"/>
        <w:rPr/>
      </w:pPr>
      <w:r w:rsidDel="00000000" w:rsidR="00000000" w:rsidRPr="00000000">
        <w:rPr>
          <w:rtl w:val="0"/>
        </w:rPr>
      </w:r>
    </w:p>
    <w:p w:rsidR="00000000" w:rsidDel="00000000" w:rsidP="00000000" w:rsidRDefault="00000000" w:rsidRPr="00000000" w14:paraId="000002AF">
      <w:pPr>
        <w:spacing w:after="200" w:before="60" w:lineRule="auto"/>
        <w:rPr/>
      </w:pPr>
      <w:r w:rsidDel="00000000" w:rsidR="00000000" w:rsidRPr="00000000">
        <w:rPr>
          <w:rFonts w:ascii="Arial" w:cs="Arial" w:eastAsia="Arial" w:hAnsi="Arial"/>
          <w:i w:val="1"/>
          <w:iCs w:val="1"/>
          <w:sz w:val="20"/>
          <w:szCs w:val="20"/>
          <w:rtl w:val="0"/>
        </w:rPr>
        <w:t xml:space="preserve">PLACEHOLDER — Party identification questions to be added here in coordination with Datanálisis</w:t>
      </w:r>
      <w:r w:rsidDel="00000000" w:rsidR="00000000" w:rsidRPr="00000000">
        <w:rPr>
          <w:rtl w:val="0"/>
        </w:rPr>
      </w:r>
    </w:p>
    <w:p w:rsidR="00000000" w:rsidDel="00000000" w:rsidP="00000000" w:rsidRDefault="00000000" w:rsidRPr="00000000" w14:paraId="000002B0">
      <w:pPr>
        <w:pBdr>
          <w:bottom w:color="999999" w:space="1" w:sz="6" w:val="single"/>
        </w:pBdr>
        <w:spacing w:after="0" w:before="80" w:lineRule="auto"/>
        <w:rPr/>
      </w:pPr>
      <w:r w:rsidDel="00000000" w:rsidR="00000000" w:rsidRPr="00000000">
        <w:rPr>
          <w:rtl w:val="0"/>
        </w:rPr>
      </w:r>
    </w:p>
    <w:p w:rsidR="00000000" w:rsidDel="00000000" w:rsidP="00000000" w:rsidRDefault="00000000" w:rsidRPr="00000000" w14:paraId="000002B1">
      <w:pPr>
        <w:spacing w:after="120" w:before="240" w:lineRule="auto"/>
        <w:jc w:val="center"/>
        <w:rPr/>
      </w:pPr>
      <w:r w:rsidDel="00000000" w:rsidR="00000000" w:rsidRPr="00000000">
        <w:rPr>
          <w:rFonts w:ascii="Arial" w:cs="Arial" w:eastAsia="Arial" w:hAnsi="Arial"/>
          <w:b w:val="1"/>
          <w:bCs w:val="1"/>
          <w:sz w:val="20"/>
          <w:szCs w:val="20"/>
          <w:rtl w:val="0"/>
        </w:rPr>
        <w:t xml:space="preserve">— END OF INTERVIEW —</w:t>
      </w:r>
      <w:r w:rsidDel="00000000" w:rsidR="00000000" w:rsidRPr="00000000">
        <w:rPr>
          <w:rtl w:val="0"/>
        </w:rPr>
      </w:r>
    </w:p>
    <w:p w:rsidR="00000000" w:rsidDel="00000000" w:rsidP="00000000" w:rsidRDefault="00000000" w:rsidRPr="00000000" w14:paraId="000002B2">
      <w:pPr>
        <w:spacing w:after="80" w:before="0" w:lineRule="auto"/>
        <w:jc w:val="center"/>
        <w:rPr/>
      </w:pP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Dow" w:id="5" w:date="2026-03-02T23:41:53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clear whether they are being read these statements or not. Given the question wording (which do you agree with), I would have thought yes.</w:t>
      </w:r>
    </w:p>
  </w:comment>
  <w:comment w:author="David Dow" w:id="4" w:date="2026-03-02T23:40:27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those that say no, maybe ask if they would have wanted their neighborhood to be designated a zona de paz?</w:t>
      </w:r>
    </w:p>
  </w:comment>
  <w:comment w:author="Carlos Alfredo Schmidt Padilla" w:id="3" w:date="2026-03-02T11:51:40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Dorothy Jane Bridges Kronick" w:id="9" w:date="2026-02-20T23:40:49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outdated scale; we'll update with help of the survey firm</w:t>
      </w:r>
    </w:p>
  </w:comment>
  <w:comment w:author="David Dow" w:id="1" w:date="2026-03-02T23:57:31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of the right wording here but this might be a good area of the survey to dig more into police/security role in political repression and/or how much political connections are perceived to shape police behavior?</w:t>
      </w:r>
    </w:p>
  </w:comment>
  <w:comment w:author="Dorothy Jane Bridges Kronick" w:id="10" w:date="2026-02-20T23:41:03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with this</w:t>
      </w:r>
    </w:p>
  </w:comment>
  <w:comment w:author="David Dow" w:id="0" w:date="2026-03-02T23:52:35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not an issue for initial draft, but wonder if this would be better split out into 2 questions instead of compound items (check phone + political participation).</w:t>
      </w:r>
    </w:p>
  </w:comment>
  <w:comment w:author="David Dow" w:id="2" w:date="2026-03-02T23:31:31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naive question but why 5 years? Long time to remember unless there is a clear set of events that would make the last 5 years a good comparison point. Why not one year?</w:t>
      </w:r>
    </w:p>
  </w:comment>
  <w:comment w:author="Dorothy Jane Bridges Kronick" w:id="11" w:date="2026-02-20T23:41:12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w:t>
      </w:r>
    </w:p>
  </w:comment>
  <w:comment w:author="David Dow" w:id="7" w:date="2026-03-02T23:47:02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"person" (very broad) or "politician" (narrower)?</w:t>
      </w:r>
    </w:p>
  </w:comment>
  <w:comment w:author="David Dow" w:id="6" w:date="2026-03-02T23:44:07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interesting to randomize this question to either prime govt claim, journalist investigations, vs pure control. Do people change response when given information about journalists' investigations, for example?</w:t>
      </w:r>
    </w:p>
  </w:comment>
  <w:comment w:author="Carlos Alfredo Schmidt Padilla" w:id="8" w:date="2026-03-02T11:48:18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ask what year they were born?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3" w15:done="0"/>
  <w15:commentEx w15:paraId="000002B4" w15:done="0"/>
  <w15:commentEx w15:paraId="000002B5" w15:done="0"/>
  <w15:commentEx w15:paraId="000002B6" w15:done="0"/>
  <w15:commentEx w15:paraId="000002B7" w15:done="0"/>
  <w15:commentEx w15:paraId="000002B8" w15:done="0"/>
  <w15:commentEx w15:paraId="000002B9" w15:done="0"/>
  <w15:commentEx w15:paraId="000002BA" w15:done="0"/>
  <w15:commentEx w15:paraId="000002BB" w15:done="0"/>
  <w15:commentEx w15:paraId="000002BC" w15:done="0"/>
  <w15:commentEx w15:paraId="000002BD" w15:done="0"/>
  <w15:commentEx w15:paraId="000002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8HfKMrsY/GlxSF8f1kHwROwpQ==">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2026-02-20T23:00:03.219Z</dcterms:created>
  <dc:creator>Un-named</dc:creator>
</cp:coreProperties>
</file>

<file path=docProps/custom.xml><?xml version="1.0" encoding="utf-8"?>
<Properties xmlns="http://schemas.openxmlformats.org/officeDocument/2006/custom-properties" xmlns:vt="http://schemas.openxmlformats.org/officeDocument/2006/docPropsVTypes"/>
</file>