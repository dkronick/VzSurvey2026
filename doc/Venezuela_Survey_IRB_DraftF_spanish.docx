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0" w:lineRule="auto"/>
        <w:jc w:val="center"/>
        <w:rPr/>
      </w:pPr>
      <w:r w:rsidDel="00000000" w:rsidR="00000000" w:rsidRPr="00000000">
        <w:rPr>
          <w:rFonts w:ascii="Arial" w:cs="Arial" w:eastAsia="Arial" w:hAnsi="Arial"/>
          <w:b w:val="1"/>
          <w:bCs w:val="1"/>
          <w:sz w:val="32"/>
          <w:szCs w:val="32"/>
          <w:rtl w:val="0"/>
        </w:rPr>
        <w:t xml:space="preserve">ENCUESTA VENEZUELA PRIMER BORRADOR MUY INICIAL</w:t>
      </w:r>
      <w:r w:rsidDel="00000000" w:rsidR="00000000" w:rsidRPr="00000000">
        <w:rPr>
          <w:rtl w:val="0"/>
        </w:rPr>
      </w:r>
    </w:p>
    <w:p w:rsidR="00000000" w:rsidDel="00000000" w:rsidP="00000000" w:rsidRDefault="00000000" w:rsidRPr="00000000" w14:paraId="00000002">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INTRODUCCIÓN — LEER EN VOZ ALTA AL ENCUESTADO/A</w:t>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sz w:val="20"/>
          <w:szCs w:val="20"/>
          <w:rtl w:val="0"/>
        </w:rPr>
        <w:t xml:space="preserve">Mi nombre es {NOMBRE DEL ENTREVISTADOR/A}, y trabajo en nombre de la empresa encuestadora Datanálisis y de investigadores académicos de tres universidades. Estamos realizando un estudio de investigación para comprender mejor las opiniones de las personas sobre lo que ocurre en Venezuela.</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sz w:val="20"/>
          <w:szCs w:val="20"/>
          <w:rtl w:val="0"/>
        </w:rPr>
        <w:t xml:space="preserve">Se le invita a participar en este estudio porque usted es un/a residente adulto/a de esta zona. Si acepta participar, le haré una serie de preguntas. La entrevista tomará aproximadamente 25–30 minutos. Si acepta, nos pondremos en contacto nuevamente para una entrevista de seguimiento en seis meses.</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0"/>
          <w:szCs w:val="20"/>
          <w:rtl w:val="0"/>
        </w:rPr>
        <w:t xml:space="preserve">Su participación es completamente voluntaria. Puede optar por no participar, y si participa puede negarse a responder cualquier pregunta, o puede detener la entrevista en cualquier momento. Si decide participar, podemos ofrecerle un pequeño agradecimiento en forma de _____.</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0"/>
          <w:szCs w:val="20"/>
          <w:rtl w:val="0"/>
        </w:rPr>
        <w:t xml:space="preserve">Todas las respuestas serán anonimizadas antes de ser compartidas con los investigadores universitarios que encargaron esta encuesta. Su nombre, dirección u otra información de identificación NO será compartida fuera de Datanálisis, ni Datanálisis conservará su información de identificación después de la entrevista de seguimiento.</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sz w:val="20"/>
          <w:szCs w:val="20"/>
          <w:rtl w:val="0"/>
        </w:rPr>
        <w:t xml:space="preserve">Con fines de control de calidad, podrán grabarse fragmentos de audio de tres segundos de la entrevista a intervalos aleatorios. La grabación se utilizará únicamente para garantizar que se sigan correctamente los procedimientos de entrevista y no será vinculada a su nombre.</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sz w:val="20"/>
          <w:szCs w:val="20"/>
          <w:rtl w:val="0"/>
        </w:rPr>
        <w:t xml:space="preserve">No se anticipan riesgos más allá de los que se encuentran en una conversación cotidiana. Algunas preguntas pueden parecer sensibles; puede omitir cualquier pregunta que prefiera no responder.</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0"/>
          <w:szCs w:val="20"/>
          <w:rtl w:val="0"/>
        </w:rPr>
        <w:t xml:space="preserve">Si tiene preguntas sobre este estudio, puede comunicarse con (empresa local) al (XXX-XXX-XXXX) o con (Coordinador/a de Campo) al (correo electrónico).</w:t>
      </w:r>
      <w:r w:rsidDel="00000000" w:rsidR="00000000" w:rsidRPr="00000000">
        <w:rPr>
          <w:rtl w:val="0"/>
        </w:rPr>
      </w:r>
    </w:p>
    <w:p w:rsidR="00000000" w:rsidDel="00000000" w:rsidP="00000000" w:rsidRDefault="00000000" w:rsidRPr="00000000" w14:paraId="0000000C">
      <w:pPr>
        <w:spacing w:after="60" w:before="80" w:lineRule="auto"/>
        <w:rPr/>
      </w:pPr>
      <w:r w:rsidDel="00000000" w:rsidR="00000000" w:rsidRPr="00000000">
        <w:rPr>
          <w:rFonts w:ascii="Arial" w:cs="Arial" w:eastAsia="Arial" w:hAnsi="Arial"/>
          <w:b w:val="1"/>
          <w:bCs w:val="1"/>
          <w:sz w:val="20"/>
          <w:szCs w:val="20"/>
          <w:rtl w:val="0"/>
        </w:rPr>
        <w:t xml:space="preserve">¿Tendría 25–30 minutos para participar?</w:t>
      </w:r>
      <w:r w:rsidDel="00000000" w:rsidR="00000000" w:rsidRPr="00000000">
        <w:rPr>
          <w:rtl w:val="0"/>
        </w:rPr>
      </w:r>
    </w:p>
    <w:p w:rsidR="00000000" w:rsidDel="00000000" w:rsidP="00000000" w:rsidRDefault="00000000" w:rsidRPr="00000000" w14:paraId="0000000D">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1"/>
                <w:color w:val="333333"/>
                <w:sz w:val="18"/>
                <w:szCs w:val="18"/>
                <w:rtl w:val="0"/>
              </w:rPr>
              <w:t xml:space="preserve">ENCUESTADOR/A: REGISTRE LA RESPUESTA DEL ENCUESTADO/A A CONTINUACIÓN. NO LEER LAS OPCIONES EN VOZ ALTA.</w:t>
            </w:r>
            <w:r w:rsidDel="00000000" w:rsidR="00000000" w:rsidRPr="00000000">
              <w:rPr>
                <w:rtl w:val="0"/>
              </w:rPr>
            </w:r>
          </w:p>
        </w:tc>
      </w:tr>
    </w:tbl>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40" w:before="40" w:lineRule="auto"/>
        <w:ind w:left="720" w:firstLine="0"/>
        <w:rPr/>
      </w:pPr>
      <w:r w:rsidDel="00000000" w:rsidR="00000000" w:rsidRPr="00000000">
        <w:rPr>
          <w:rFonts w:ascii="Arial" w:cs="Arial" w:eastAsia="Arial" w:hAnsi="Arial"/>
          <w:b w:val="1"/>
          <w:bCs w:val="1"/>
          <w:sz w:val="20"/>
          <w:szCs w:val="20"/>
          <w:rtl w:val="0"/>
        </w:rPr>
        <w:t xml:space="preserve">(1)  Sí — continuar con la entrevista</w:t>
      </w:r>
      <w:r w:rsidDel="00000000" w:rsidR="00000000" w:rsidRPr="00000000">
        <w:rPr>
          <w:rtl w:val="0"/>
        </w:rPr>
      </w:r>
    </w:p>
    <w:p w:rsidR="00000000" w:rsidDel="00000000" w:rsidP="00000000" w:rsidRDefault="00000000" w:rsidRPr="00000000" w14:paraId="00000012">
      <w:pPr>
        <w:spacing w:after="40" w:before="40" w:lineRule="auto"/>
        <w:ind w:left="720" w:firstLine="0"/>
        <w:rPr/>
      </w:pPr>
      <w:r w:rsidDel="00000000" w:rsidR="00000000" w:rsidRPr="00000000">
        <w:rPr>
          <w:rFonts w:ascii="Arial" w:cs="Arial" w:eastAsia="Arial" w:hAnsi="Arial"/>
          <w:b w:val="1"/>
          <w:bCs w:val="1"/>
          <w:sz w:val="20"/>
          <w:szCs w:val="20"/>
          <w:rtl w:val="0"/>
        </w:rPr>
        <w:t xml:space="preserve">(2)  Sí, pero solicita entrevista en otro momento — concertar cita</w:t>
      </w:r>
      <w:r w:rsidDel="00000000" w:rsidR="00000000" w:rsidRPr="00000000">
        <w:rPr>
          <w:rtl w:val="0"/>
        </w:rPr>
      </w:r>
    </w:p>
    <w:p w:rsidR="00000000" w:rsidDel="00000000" w:rsidP="00000000" w:rsidRDefault="00000000" w:rsidRPr="00000000" w14:paraId="00000013">
      <w:pPr>
        <w:spacing w:after="40" w:before="40" w:lineRule="auto"/>
        <w:ind w:left="720" w:firstLine="0"/>
        <w:rPr/>
      </w:pPr>
      <w:r w:rsidDel="00000000" w:rsidR="00000000" w:rsidRPr="00000000">
        <w:rPr>
          <w:rFonts w:ascii="Arial" w:cs="Arial" w:eastAsia="Arial" w:hAnsi="Arial"/>
          <w:b w:val="1"/>
          <w:bCs w:val="1"/>
          <w:sz w:val="20"/>
          <w:szCs w:val="20"/>
          <w:rtl w:val="0"/>
        </w:rPr>
        <w:t xml:space="preserve">(3)  No — rechaza la entrevista — FIN</w:t>
      </w:r>
      <w:r w:rsidDel="00000000" w:rsidR="00000000" w:rsidRPr="00000000">
        <w:rPr>
          <w:rtl w:val="0"/>
        </w:rPr>
      </w:r>
    </w:p>
    <w:p w:rsidR="00000000" w:rsidDel="00000000" w:rsidP="00000000" w:rsidRDefault="00000000" w:rsidRPr="00000000" w14:paraId="00000014">
      <w:pPr>
        <w:spacing w:after="40" w:before="40" w:lineRule="auto"/>
        <w:ind w:left="720" w:firstLine="0"/>
        <w:rPr/>
      </w:pPr>
      <w:r w:rsidDel="00000000" w:rsidR="00000000" w:rsidRPr="00000000">
        <w:rPr>
          <w:rFonts w:ascii="Arial" w:cs="Arial" w:eastAsia="Arial" w:hAnsi="Arial"/>
          <w:b w:val="1"/>
          <w:bCs w:val="1"/>
          <w:sz w:val="20"/>
          <w:szCs w:val="20"/>
          <w:rtl w:val="0"/>
        </w:rPr>
        <w:t xml:space="preserve">(4)  No — no puede participar por incapacidad mental o física — FIN</w:t>
      </w:r>
      <w:r w:rsidDel="00000000" w:rsidR="00000000" w:rsidRPr="00000000">
        <w:rPr>
          <w:rtl w:val="0"/>
        </w:rPr>
      </w:r>
    </w:p>
    <w:p w:rsidR="00000000" w:rsidDel="00000000" w:rsidP="00000000" w:rsidRDefault="00000000" w:rsidRPr="00000000" w14:paraId="00000015">
      <w:pPr>
        <w:spacing w:after="40" w:before="40" w:lineRule="auto"/>
        <w:ind w:left="720" w:firstLine="0"/>
        <w:rPr/>
      </w:pPr>
      <w:r w:rsidDel="00000000" w:rsidR="00000000" w:rsidRPr="00000000">
        <w:rPr>
          <w:rFonts w:ascii="Arial" w:cs="Arial" w:eastAsia="Arial" w:hAnsi="Arial"/>
          <w:b w:val="1"/>
          <w:bCs w:val="1"/>
          <w:sz w:val="20"/>
          <w:szCs w:val="20"/>
          <w:rtl w:val="0"/>
        </w:rPr>
        <w:t xml:space="preserve">(5)  No — habla otro idioma — FIN</w:t>
      </w:r>
      <w:r w:rsidDel="00000000" w:rsidR="00000000" w:rsidRPr="00000000">
        <w:rPr>
          <w:rtl w:val="0"/>
        </w:rPr>
      </w:r>
    </w:p>
    <w:p w:rsidR="00000000" w:rsidDel="00000000" w:rsidP="00000000" w:rsidRDefault="00000000" w:rsidRPr="00000000" w14:paraId="00000016">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SECCIÓN A: PERCEPCIONES DE SEGURIDAD Y LA POLICÍA</w:t>
      </w:r>
    </w:p>
    <w:p w:rsidR="00000000" w:rsidDel="00000000" w:rsidP="00000000" w:rsidRDefault="00000000" w:rsidRPr="00000000" w14:paraId="00000019">
      <w:pPr>
        <w:spacing w:after="80" w:lineRule="auto"/>
        <w:rPr>
          <w:color w:val="9900ff"/>
        </w:rPr>
      </w:pPr>
      <w:r w:rsidDel="00000000" w:rsidR="00000000" w:rsidRPr="00000000">
        <w:rPr>
          <w:rtl w:val="0"/>
        </w:rPr>
      </w:r>
    </w:p>
    <w:sdt>
      <w:sdtPr>
        <w:id w:val="-1382946540"/>
        <w:tag w:val="goog_rdk_4"/>
      </w:sdtPr>
      <w:sdtContent>
        <w:p w:rsidR="00000000" w:rsidDel="00000000" w:rsidP="00000000" w:rsidRDefault="00000000" w:rsidRPr="00000000" w14:paraId="0000001A">
          <w:pPr>
            <w:spacing w:after="60" w:before="120" w:lineRule="auto"/>
            <w:rPr>
              <w:del w:author="Dorothy Jane Bridges Kronick" w:id="0" w:date="2026-04-28T16:07:58Z"/>
            </w:rPr>
          </w:pPr>
          <w:sdt>
            <w:sdtPr>
              <w:id w:val="-571572691"/>
              <w:tag w:val="goog_rdk_1"/>
            </w:sdtPr>
            <w:sdtContent>
              <w:del w:author="Dorothy Jane Bridges Kronick" w:id="0" w:date="2026-04-28T16:07:58Z"/>
              <w:sdt>
                <w:sdtPr>
                  <w:id w:val="-740440605"/>
                  <w:tag w:val="goog_rdk_2"/>
                </w:sdtPr>
                <w:sdtContent>
                  <w:commentRangeStart w:id="0"/>
                </w:sdtContent>
              </w:sdt>
              <w:del w:author="Dorothy Jane Bridges Kronick" w:id="0" w:date="2026-04-28T16:07:58Z">
                <w:r w:rsidDel="00000000" w:rsidR="00000000" w:rsidRPr="00000000">
                  <w:rPr>
                    <w:rFonts w:ascii="Arial" w:cs="Arial" w:eastAsia="Arial" w:hAnsi="Arial"/>
                    <w:b w:val="1"/>
                    <w:bCs w:val="1"/>
                    <w:sz w:val="20"/>
                    <w:szCs w:val="20"/>
                    <w:rtl w:val="0"/>
                  </w:rPr>
                  <w:delText xml:space="preserve">1. ¿Cuáles de los siguientes grupos ha visto en su </w:delText>
                </w:r>
                <w:sdt>
                  <w:sdtPr>
                    <w:id w:val="-626673112"/>
                    <w:tag w:val="goog_rdk_3"/>
                  </w:sdtPr>
                  <w:sdtContent>
                    <w:commentRangeStart w:id="1"/>
                  </w:sdtContent>
                </w:sdt>
                <w:r w:rsidDel="00000000" w:rsidR="00000000" w:rsidRPr="00000000">
                  <w:rPr>
                    <w:b w:val="1"/>
                    <w:bCs w:val="1"/>
                    <w:rtl w:val="0"/>
                  </w:rPr>
                  <w:delText xml:space="preserve">sector</w:delText>
                </w:r>
                <w:commentRangeEnd w:id="1"/>
                <w:r w:rsidDel="00000000" w:rsidR="00000000" w:rsidRPr="00000000">
                  <w:commentReference w:id="1"/>
                </w:r>
                <w:r w:rsidDel="00000000" w:rsidR="00000000" w:rsidRPr="00000000">
                  <w:rPr>
                    <w:rFonts w:ascii="Arial" w:cs="Arial" w:eastAsia="Arial" w:hAnsi="Arial"/>
                    <w:b w:val="1"/>
                    <w:bCs w:val="1"/>
                    <w:sz w:val="20"/>
                    <w:szCs w:val="20"/>
                    <w:rtl w:val="0"/>
                  </w:rPr>
                  <w:delText xml:space="preserve"> en el último año?</w:delText>
                </w:r>
                <w:commentRangeEnd w:id="0"/>
                <w:r w:rsidDel="00000000" w:rsidR="00000000" w:rsidRPr="00000000">
                  <w:commentReference w:id="0"/>
                </w:r>
                <w:r w:rsidDel="00000000" w:rsidR="00000000" w:rsidRPr="00000000">
                  <w:rPr>
                    <w:rtl w:val="0"/>
                  </w:rPr>
                </w:r>
              </w:del>
            </w:sdtContent>
          </w:sdt>
        </w:p>
      </w:sdtContent>
    </w:sdt>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sdt>
        <w:sdtPr>
          <w:id w:val="-995984106"/>
          <w:tag w:val="goog_rdk_5"/>
        </w:sdtPr>
        <w:sdtContent>
          <w:tr>
            <w:trPr>
              <w:cantSplit w:val="0"/>
              <w:tblHeader w:val="0"/>
              <w:del w:author="Dorothy Jane Bridges Kronick" w:id="0" w:date="2026-04-28T16:07:58Z"/>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sdt>
                <w:sdtPr>
                  <w:id w:val="1828705436"/>
                  <w:tag w:val="goog_rdk_7"/>
                </w:sdtPr>
                <w:sdtContent>
                  <w:p w:rsidR="00000000" w:rsidDel="00000000" w:rsidP="00000000" w:rsidRDefault="00000000" w:rsidRPr="00000000" w14:paraId="0000001B">
                    <w:pPr>
                      <w:rPr>
                        <w:del w:author="Dorothy Jane Bridges Kronick" w:id="0" w:date="2026-04-28T16:07:58Z"/>
                      </w:rPr>
                    </w:pPr>
                    <w:sdt>
                      <w:sdtPr>
                        <w:id w:val="-1196114158"/>
                        <w:tag w:val="goog_rdk_6"/>
                      </w:sdtPr>
                      <w:sdtContent>
                        <w:del w:author="Dorothy Jane Bridges Kronick" w:id="0" w:date="2026-04-28T16:07:58Z">
                          <w:r w:rsidDel="00000000" w:rsidR="00000000" w:rsidRPr="00000000">
                            <w:rPr>
                              <w:rFonts w:ascii="Arial" w:cs="Arial" w:eastAsia="Arial" w:hAnsi="Arial"/>
                              <w:b w:val="1"/>
                              <w:bCs w:val="1"/>
                              <w:smallCaps w:val="1"/>
                              <w:color w:val="333333"/>
                              <w:sz w:val="18"/>
                              <w:szCs w:val="18"/>
                              <w:rtl w:val="0"/>
                            </w:rPr>
                            <w:delText xml:space="preserve">LEER LAS OPCIONES EN VOZ ALTA. MARQUE TODAS LAS QUE CORRESPONDAN.</w:delText>
                          </w:r>
                          <w:r w:rsidDel="00000000" w:rsidR="00000000" w:rsidRPr="00000000">
                            <w:rPr>
                              <w:rtl w:val="0"/>
                            </w:rPr>
                          </w:r>
                        </w:del>
                      </w:sdtContent>
                    </w:sdt>
                  </w:p>
                </w:sdtContent>
              </w:sdt>
            </w:tc>
          </w:tr>
        </w:sdtContent>
      </w:sdt>
    </w:tbl>
    <w:sdt>
      <w:sdtPr>
        <w:id w:val="1533777645"/>
        <w:tag w:val="goog_rdk_9"/>
      </w:sdtPr>
      <w:sdtContent>
        <w:p w:rsidR="00000000" w:rsidDel="00000000" w:rsidP="00000000" w:rsidRDefault="00000000" w:rsidRPr="00000000" w14:paraId="0000001C">
          <w:pPr>
            <w:spacing w:after="40" w:lineRule="auto"/>
            <w:rPr>
              <w:del w:author="Dorothy Jane Bridges Kronick" w:id="0" w:date="2026-04-28T16:07:58Z"/>
            </w:rPr>
          </w:pPr>
          <w:sdt>
            <w:sdtPr>
              <w:id w:val="-1599774110"/>
              <w:tag w:val="goog_rdk_8"/>
            </w:sdtPr>
            <w:sdtContent>
              <w:del w:author="Dorothy Jane Bridges Kronick" w:id="0" w:date="2026-04-28T16:07:58Z">
                <w:r w:rsidDel="00000000" w:rsidR="00000000" w:rsidRPr="00000000">
                  <w:rPr>
                    <w:rtl w:val="0"/>
                  </w:rPr>
                </w:r>
              </w:del>
            </w:sdtContent>
          </w:sdt>
        </w:p>
      </w:sdtContent>
    </w:sdt>
    <w:sdt>
      <w:sdtPr>
        <w:id w:val="-530927267"/>
        <w:tag w:val="goog_rdk_11"/>
      </w:sdtPr>
      <w:sdtContent>
        <w:p w:rsidR="00000000" w:rsidDel="00000000" w:rsidP="00000000" w:rsidRDefault="00000000" w:rsidRPr="00000000" w14:paraId="0000001D">
          <w:pPr>
            <w:spacing w:after="40" w:before="40" w:lineRule="auto"/>
            <w:ind w:left="720" w:firstLine="0"/>
            <w:rPr>
              <w:del w:author="Dorothy Jane Bridges Kronick" w:id="0" w:date="2026-04-28T16:07:58Z"/>
            </w:rPr>
          </w:pPr>
          <w:sdt>
            <w:sdtPr>
              <w:id w:val="1536472675"/>
              <w:tag w:val="goog_rdk_10"/>
            </w:sdtPr>
            <w:sdtContent>
              <w:del w:author="Dorothy Jane Bridges Kronick" w:id="0" w:date="2026-04-28T16:07:58Z">
                <w:r w:rsidDel="00000000" w:rsidR="00000000" w:rsidRPr="00000000">
                  <w:rPr>
                    <w:rFonts w:ascii="Arial" w:cs="Arial" w:eastAsia="Arial" w:hAnsi="Arial"/>
                    <w:sz w:val="20"/>
                    <w:szCs w:val="20"/>
                    <w:rtl w:val="0"/>
                  </w:rPr>
                  <w:delText xml:space="preserve">☐  PNB</w:delText>
                </w:r>
                <w:r w:rsidDel="00000000" w:rsidR="00000000" w:rsidRPr="00000000">
                  <w:rPr>
                    <w:rtl w:val="0"/>
                  </w:rPr>
                </w:r>
              </w:del>
            </w:sdtContent>
          </w:sdt>
        </w:p>
      </w:sdtContent>
    </w:sdt>
    <w:sdt>
      <w:sdtPr>
        <w:id w:val="2056667311"/>
        <w:tag w:val="goog_rdk_13"/>
      </w:sdtPr>
      <w:sdtContent>
        <w:p w:rsidR="00000000" w:rsidDel="00000000" w:rsidP="00000000" w:rsidRDefault="00000000" w:rsidRPr="00000000" w14:paraId="0000001E">
          <w:pPr>
            <w:spacing w:after="40" w:before="40" w:lineRule="auto"/>
            <w:ind w:left="720" w:firstLine="0"/>
            <w:rPr>
              <w:del w:author="Dorothy Jane Bridges Kronick" w:id="0" w:date="2026-04-28T16:07:58Z"/>
            </w:rPr>
          </w:pPr>
          <w:sdt>
            <w:sdtPr>
              <w:id w:val="-107122929"/>
              <w:tag w:val="goog_rdk_12"/>
            </w:sdtPr>
            <w:sdtContent>
              <w:del w:author="Dorothy Jane Bridges Kronick" w:id="0" w:date="2026-04-28T16:07:58Z">
                <w:r w:rsidDel="00000000" w:rsidR="00000000" w:rsidRPr="00000000">
                  <w:rPr>
                    <w:rFonts w:ascii="Arial" w:cs="Arial" w:eastAsia="Arial" w:hAnsi="Arial"/>
                    <w:sz w:val="20"/>
                    <w:szCs w:val="20"/>
                    <w:rtl w:val="0"/>
                  </w:rPr>
                  <w:delText xml:space="preserve">☐  FAES</w:delText>
                </w:r>
                <w:r w:rsidDel="00000000" w:rsidR="00000000" w:rsidRPr="00000000">
                  <w:rPr>
                    <w:rtl w:val="0"/>
                  </w:rPr>
                </w:r>
              </w:del>
            </w:sdtContent>
          </w:sdt>
        </w:p>
      </w:sdtContent>
    </w:sdt>
    <w:sdt>
      <w:sdtPr>
        <w:id w:val="1391576307"/>
        <w:tag w:val="goog_rdk_15"/>
      </w:sdtPr>
      <w:sdtContent>
        <w:p w:rsidR="00000000" w:rsidDel="00000000" w:rsidP="00000000" w:rsidRDefault="00000000" w:rsidRPr="00000000" w14:paraId="0000001F">
          <w:pPr>
            <w:spacing w:after="40" w:before="40" w:lineRule="auto"/>
            <w:ind w:left="720" w:firstLine="0"/>
            <w:rPr>
              <w:del w:author="Dorothy Jane Bridges Kronick" w:id="0" w:date="2026-04-28T16:07:58Z"/>
            </w:rPr>
          </w:pPr>
          <w:sdt>
            <w:sdtPr>
              <w:id w:val="634539938"/>
              <w:tag w:val="goog_rdk_14"/>
            </w:sdtPr>
            <w:sdtContent>
              <w:del w:author="Dorothy Jane Bridges Kronick" w:id="0" w:date="2026-04-28T16:07:58Z">
                <w:r w:rsidDel="00000000" w:rsidR="00000000" w:rsidRPr="00000000">
                  <w:rPr>
                    <w:rFonts w:ascii="Arial" w:cs="Arial" w:eastAsia="Arial" w:hAnsi="Arial"/>
                    <w:sz w:val="20"/>
                    <w:szCs w:val="20"/>
                    <w:rtl w:val="0"/>
                  </w:rPr>
                  <w:delText xml:space="preserve">☐  UOTE</w:delText>
                </w:r>
                <w:r w:rsidDel="00000000" w:rsidR="00000000" w:rsidRPr="00000000">
                  <w:rPr>
                    <w:rtl w:val="0"/>
                  </w:rPr>
                </w:r>
              </w:del>
            </w:sdtContent>
          </w:sdt>
        </w:p>
      </w:sdtContent>
    </w:sdt>
    <w:sdt>
      <w:sdtPr>
        <w:id w:val="1123833223"/>
        <w:tag w:val="goog_rdk_17"/>
      </w:sdtPr>
      <w:sdtContent>
        <w:p w:rsidR="00000000" w:rsidDel="00000000" w:rsidP="00000000" w:rsidRDefault="00000000" w:rsidRPr="00000000" w14:paraId="00000020">
          <w:pPr>
            <w:spacing w:after="40" w:before="40" w:lineRule="auto"/>
            <w:ind w:left="720" w:firstLine="0"/>
            <w:rPr>
              <w:del w:author="Dorothy Jane Bridges Kronick" w:id="0" w:date="2026-04-28T16:07:58Z"/>
            </w:rPr>
          </w:pPr>
          <w:sdt>
            <w:sdtPr>
              <w:id w:val="1647071633"/>
              <w:tag w:val="goog_rdk_16"/>
            </w:sdtPr>
            <w:sdtContent>
              <w:del w:author="Dorothy Jane Bridges Kronick" w:id="0" w:date="2026-04-28T16:07:58Z">
                <w:r w:rsidDel="00000000" w:rsidR="00000000" w:rsidRPr="00000000">
                  <w:rPr>
                    <w:rFonts w:ascii="Arial" w:cs="Arial" w:eastAsia="Arial" w:hAnsi="Arial"/>
                    <w:sz w:val="20"/>
                    <w:szCs w:val="20"/>
                    <w:rtl w:val="0"/>
                  </w:rPr>
                  <w:delText xml:space="preserve">☐  Policía municipal</w:delText>
                </w:r>
                <w:r w:rsidDel="00000000" w:rsidR="00000000" w:rsidRPr="00000000">
                  <w:rPr>
                    <w:rtl w:val="0"/>
                  </w:rPr>
                </w:r>
              </w:del>
            </w:sdtContent>
          </w:sdt>
        </w:p>
      </w:sdtContent>
    </w:sdt>
    <w:sdt>
      <w:sdtPr>
        <w:id w:val="-1962899657"/>
        <w:tag w:val="goog_rdk_19"/>
      </w:sdtPr>
      <w:sdtContent>
        <w:p w:rsidR="00000000" w:rsidDel="00000000" w:rsidP="00000000" w:rsidRDefault="00000000" w:rsidRPr="00000000" w14:paraId="00000021">
          <w:pPr>
            <w:spacing w:after="40" w:before="40" w:lineRule="auto"/>
            <w:ind w:left="720" w:firstLine="0"/>
            <w:rPr>
              <w:del w:author="Dorothy Jane Bridges Kronick" w:id="0" w:date="2026-04-28T16:07:58Z"/>
            </w:rPr>
          </w:pPr>
          <w:sdt>
            <w:sdtPr>
              <w:id w:val="775540738"/>
              <w:tag w:val="goog_rdk_18"/>
            </w:sdtPr>
            <w:sdtContent>
              <w:del w:author="Dorothy Jane Bridges Kronick" w:id="0" w:date="2026-04-28T16:07:58Z">
                <w:r w:rsidDel="00000000" w:rsidR="00000000" w:rsidRPr="00000000">
                  <w:rPr>
                    <w:rFonts w:ascii="Arial" w:cs="Arial" w:eastAsia="Arial" w:hAnsi="Arial"/>
                    <w:sz w:val="20"/>
                    <w:szCs w:val="20"/>
                    <w:rtl w:val="0"/>
                  </w:rPr>
                  <w:delText xml:space="preserve">☐  Policía estadal</w:delText>
                </w:r>
                <w:r w:rsidDel="00000000" w:rsidR="00000000" w:rsidRPr="00000000">
                  <w:rPr>
                    <w:rtl w:val="0"/>
                  </w:rPr>
                </w:r>
              </w:del>
            </w:sdtContent>
          </w:sdt>
        </w:p>
      </w:sdtContent>
    </w:sdt>
    <w:sdt>
      <w:sdtPr>
        <w:id w:val="1263870258"/>
        <w:tag w:val="goog_rdk_21"/>
      </w:sdtPr>
      <w:sdtContent>
        <w:p w:rsidR="00000000" w:rsidDel="00000000" w:rsidP="00000000" w:rsidRDefault="00000000" w:rsidRPr="00000000" w14:paraId="00000022">
          <w:pPr>
            <w:spacing w:after="40" w:before="40" w:lineRule="auto"/>
            <w:ind w:left="720" w:firstLine="0"/>
            <w:rPr>
              <w:del w:author="Dorothy Jane Bridges Kronick" w:id="0" w:date="2026-04-28T16:07:58Z"/>
            </w:rPr>
          </w:pPr>
          <w:sdt>
            <w:sdtPr>
              <w:id w:val="-768447899"/>
              <w:tag w:val="goog_rdk_20"/>
            </w:sdtPr>
            <w:sdtContent>
              <w:del w:author="Dorothy Jane Bridges Kronick" w:id="0" w:date="2026-04-28T16:07:58Z">
                <w:r w:rsidDel="00000000" w:rsidR="00000000" w:rsidRPr="00000000">
                  <w:rPr>
                    <w:rFonts w:ascii="Arial" w:cs="Arial" w:eastAsia="Arial" w:hAnsi="Arial"/>
                    <w:sz w:val="20"/>
                    <w:szCs w:val="20"/>
                    <w:rtl w:val="0"/>
                  </w:rPr>
                  <w:delText xml:space="preserve">☐  SEBIN</w:delText>
                </w:r>
                <w:r w:rsidDel="00000000" w:rsidR="00000000" w:rsidRPr="00000000">
                  <w:rPr>
                    <w:rtl w:val="0"/>
                  </w:rPr>
                </w:r>
              </w:del>
            </w:sdtContent>
          </w:sdt>
        </w:p>
      </w:sdtContent>
    </w:sdt>
    <w:sdt>
      <w:sdtPr>
        <w:id w:val="1112550335"/>
        <w:tag w:val="goog_rdk_23"/>
      </w:sdtPr>
      <w:sdtContent>
        <w:p w:rsidR="00000000" w:rsidDel="00000000" w:rsidP="00000000" w:rsidRDefault="00000000" w:rsidRPr="00000000" w14:paraId="00000023">
          <w:pPr>
            <w:spacing w:after="40" w:before="40" w:lineRule="auto"/>
            <w:ind w:left="720" w:firstLine="0"/>
            <w:rPr>
              <w:del w:author="Dorothy Jane Bridges Kronick" w:id="0" w:date="2026-04-28T16:07:58Z"/>
              <w:rFonts w:ascii="Arial" w:cs="Arial" w:eastAsia="Arial" w:hAnsi="Arial"/>
              <w:sz w:val="20"/>
              <w:szCs w:val="20"/>
            </w:rPr>
          </w:pPr>
          <w:sdt>
            <w:sdtPr>
              <w:id w:val="-583965468"/>
              <w:tag w:val="goog_rdk_22"/>
            </w:sdtPr>
            <w:sdtContent>
              <w:del w:author="Dorothy Jane Bridges Kronick" w:id="0" w:date="2026-04-28T16:07:58Z">
                <w:r w:rsidDel="00000000" w:rsidR="00000000" w:rsidRPr="00000000">
                  <w:rPr>
                    <w:rFonts w:ascii="Arial" w:cs="Arial" w:eastAsia="Arial" w:hAnsi="Arial"/>
                    <w:sz w:val="20"/>
                    <w:szCs w:val="20"/>
                    <w:rtl w:val="0"/>
                  </w:rPr>
                  <w:delText xml:space="preserve">☐  Guardia Nacional</w:delText>
                </w:r>
              </w:del>
            </w:sdtContent>
          </w:sdt>
        </w:p>
      </w:sdtContent>
    </w:sdt>
    <w:sdt>
      <w:sdtPr>
        <w:id w:val="1948344797"/>
        <w:tag w:val="goog_rdk_25"/>
      </w:sdtPr>
      <w:sdtContent>
        <w:p w:rsidR="00000000" w:rsidDel="00000000" w:rsidP="00000000" w:rsidRDefault="00000000" w:rsidRPr="00000000" w14:paraId="00000024">
          <w:pPr>
            <w:spacing w:after="40" w:before="40" w:lineRule="auto"/>
            <w:ind w:left="720" w:firstLine="0"/>
            <w:rPr>
              <w:del w:author="Dorothy Jane Bridges Kronick" w:id="0" w:date="2026-04-28T16:07:58Z"/>
            </w:rPr>
          </w:pPr>
          <w:sdt>
            <w:sdtPr>
              <w:id w:val="424534443"/>
              <w:tag w:val="goog_rdk_24"/>
            </w:sdtPr>
            <w:sdtContent>
              <w:del w:author="Dorothy Jane Bridges Kronick" w:id="0" w:date="2026-04-28T16:07:58Z">
                <w:r w:rsidDel="00000000" w:rsidR="00000000" w:rsidRPr="00000000">
                  <w:rPr>
                    <w:rtl w:val="0"/>
                  </w:rPr>
                  <w:delText xml:space="preserve">☐  Ejército</w:delText>
                </w:r>
              </w:del>
            </w:sdtContent>
          </w:sdt>
        </w:p>
      </w:sdtContent>
    </w:sdt>
    <w:sdt>
      <w:sdtPr>
        <w:id w:val="-2009963213"/>
        <w:tag w:val="goog_rdk_27"/>
      </w:sdtPr>
      <w:sdtContent>
        <w:p w:rsidR="00000000" w:rsidDel="00000000" w:rsidP="00000000" w:rsidRDefault="00000000" w:rsidRPr="00000000" w14:paraId="00000025">
          <w:pPr>
            <w:spacing w:after="40" w:before="40" w:lineRule="auto"/>
            <w:ind w:left="720" w:firstLine="0"/>
            <w:rPr>
              <w:del w:author="Dorothy Jane Bridges Kronick" w:id="0" w:date="2026-04-28T16:07:58Z"/>
            </w:rPr>
          </w:pPr>
          <w:sdt>
            <w:sdtPr>
              <w:id w:val="-1301069726"/>
              <w:tag w:val="goog_rdk_26"/>
            </w:sdtPr>
            <w:sdtContent>
              <w:del w:author="Dorothy Jane Bridges Kronick" w:id="0" w:date="2026-04-28T16:07:58Z">
                <w:r w:rsidDel="00000000" w:rsidR="00000000" w:rsidRPr="00000000">
                  <w:rPr>
                    <w:rFonts w:ascii="Arial" w:cs="Arial" w:eastAsia="Arial" w:hAnsi="Arial"/>
                    <w:sz w:val="20"/>
                    <w:szCs w:val="20"/>
                    <w:rtl w:val="0"/>
                  </w:rPr>
                  <w:delText xml:space="preserve">☐  CICPC</w:delText>
                </w:r>
                <w:r w:rsidDel="00000000" w:rsidR="00000000" w:rsidRPr="00000000">
                  <w:rPr>
                    <w:rtl w:val="0"/>
                  </w:rPr>
                </w:r>
              </w:del>
            </w:sdtContent>
          </w:sdt>
        </w:p>
      </w:sdtContent>
    </w:sdt>
    <w:sdt>
      <w:sdtPr>
        <w:id w:val="-47451556"/>
        <w:tag w:val="goog_rdk_29"/>
      </w:sdtPr>
      <w:sdtContent>
        <w:p w:rsidR="00000000" w:rsidDel="00000000" w:rsidP="00000000" w:rsidRDefault="00000000" w:rsidRPr="00000000" w14:paraId="00000026">
          <w:pPr>
            <w:spacing w:after="40" w:before="40" w:lineRule="auto"/>
            <w:ind w:left="720" w:firstLine="0"/>
            <w:rPr>
              <w:del w:author="Dorothy Jane Bridges Kronick" w:id="0" w:date="2026-04-28T16:07:58Z"/>
            </w:rPr>
          </w:pPr>
          <w:sdt>
            <w:sdtPr>
              <w:id w:val="2088839470"/>
              <w:tag w:val="goog_rdk_28"/>
            </w:sdtPr>
            <w:sdtContent>
              <w:del w:author="Dorothy Jane Bridges Kronick" w:id="0" w:date="2026-04-28T16:07:58Z">
                <w:r w:rsidDel="00000000" w:rsidR="00000000" w:rsidRPr="00000000">
                  <w:rPr>
                    <w:rFonts w:ascii="Arial" w:cs="Arial" w:eastAsia="Arial" w:hAnsi="Arial"/>
                    <w:sz w:val="20"/>
                    <w:szCs w:val="20"/>
                    <w:rtl w:val="0"/>
                  </w:rPr>
                  <w:delText xml:space="preserve">☐  DGCIM</w:delText>
                </w:r>
                <w:r w:rsidDel="00000000" w:rsidR="00000000" w:rsidRPr="00000000">
                  <w:rPr>
                    <w:rtl w:val="0"/>
                  </w:rPr>
                </w:r>
              </w:del>
            </w:sdtContent>
          </w:sdt>
        </w:p>
      </w:sdtContent>
    </w:sdt>
    <w:sdt>
      <w:sdtPr>
        <w:id w:val="547036363"/>
        <w:tag w:val="goog_rdk_31"/>
      </w:sdtPr>
      <w:sdtContent>
        <w:p w:rsidR="00000000" w:rsidDel="00000000" w:rsidP="00000000" w:rsidRDefault="00000000" w:rsidRPr="00000000" w14:paraId="00000027">
          <w:pPr>
            <w:spacing w:after="40" w:before="40" w:lineRule="auto"/>
            <w:ind w:left="720" w:firstLine="0"/>
            <w:rPr>
              <w:del w:author="Dorothy Jane Bridges Kronick" w:id="0" w:date="2026-04-28T16:07:58Z"/>
            </w:rPr>
          </w:pPr>
          <w:sdt>
            <w:sdtPr>
              <w:id w:val="-1745323878"/>
              <w:tag w:val="goog_rdk_30"/>
            </w:sdtPr>
            <w:sdtContent>
              <w:del w:author="Dorothy Jane Bridges Kronick" w:id="0" w:date="2026-04-28T16:07:58Z">
                <w:r w:rsidDel="00000000" w:rsidR="00000000" w:rsidRPr="00000000">
                  <w:rPr>
                    <w:rFonts w:ascii="Arial" w:cs="Arial" w:eastAsia="Arial" w:hAnsi="Arial"/>
                    <w:sz w:val="20"/>
                    <w:szCs w:val="20"/>
                    <w:rtl w:val="0"/>
                  </w:rPr>
                  <w:delText xml:space="preserve">☐  Ninguno de los anteriores</w:delText>
                </w:r>
                <w:r w:rsidDel="00000000" w:rsidR="00000000" w:rsidRPr="00000000">
                  <w:rPr>
                    <w:rtl w:val="0"/>
                  </w:rPr>
                </w:r>
              </w:del>
            </w:sdtContent>
          </w:sdt>
        </w:p>
      </w:sdtContent>
    </w:sdt>
    <w:sdt>
      <w:sdtPr>
        <w:id w:val="-2088691146"/>
        <w:tag w:val="goog_rdk_33"/>
      </w:sdtPr>
      <w:sdtContent>
        <w:p w:rsidR="00000000" w:rsidDel="00000000" w:rsidP="00000000" w:rsidRDefault="00000000" w:rsidRPr="00000000" w14:paraId="00000028">
          <w:pPr>
            <w:spacing w:after="40" w:before="40" w:lineRule="auto"/>
            <w:ind w:left="720" w:firstLine="0"/>
            <w:rPr>
              <w:del w:author="Dorothy Jane Bridges Kronick" w:id="0" w:date="2026-04-28T16:07:58Z"/>
              <w:rFonts w:ascii="Arial" w:cs="Arial" w:eastAsia="Arial" w:hAnsi="Arial"/>
              <w:b w:val="1"/>
              <w:bCs w:val="1"/>
              <w:sz w:val="20"/>
              <w:szCs w:val="20"/>
            </w:rPr>
          </w:pPr>
          <w:sdt>
            <w:sdtPr>
              <w:id w:val="1601981812"/>
              <w:tag w:val="goog_rdk_32"/>
            </w:sdtPr>
            <w:sdtContent>
              <w:del w:author="Dorothy Jane Bridges Kronick" w:id="0" w:date="2026-04-28T16:07:58Z">
                <w:r w:rsidDel="00000000" w:rsidR="00000000" w:rsidRPr="00000000">
                  <w:rPr>
                    <w:rFonts w:ascii="Arial" w:cs="Arial" w:eastAsia="Arial" w:hAnsi="Arial"/>
                    <w:b w:val="1"/>
                    <w:bCs w:val="1"/>
                    <w:sz w:val="20"/>
                    <w:szCs w:val="20"/>
                    <w:rtl w:val="0"/>
                  </w:rPr>
                  <w:delText xml:space="preserve">(988888)  No responde  [NO LEER]</w:delText>
                </w:r>
              </w:del>
            </w:sdtContent>
          </w:sdt>
        </w:p>
      </w:sdtContent>
    </w:sdt>
    <w:sdt>
      <w:sdtPr>
        <w:id w:val="940856204"/>
        <w:tag w:val="goog_rdk_36"/>
      </w:sdtPr>
      <w:sdtContent>
        <w:p w:rsidR="00000000" w:rsidDel="00000000" w:rsidP="00000000" w:rsidRDefault="00000000" w:rsidRPr="00000000" w14:paraId="00000029">
          <w:pPr>
            <w:spacing w:after="40" w:before="40" w:lineRule="auto"/>
            <w:ind w:left="0" w:firstLine="0"/>
            <w:rPr>
              <w:del w:author="Dorothy Jane Bridges Kronick" w:id="0" w:date="2026-04-28T16:07:58Z"/>
              <w:b w:val="1"/>
              <w:bCs w:val="1"/>
            </w:rPr>
          </w:pPr>
          <w:sdt>
            <w:sdtPr>
              <w:id w:val="671231007"/>
              <w:tag w:val="goog_rdk_34"/>
            </w:sdtPr>
            <w:sdtContent>
              <w:del w:author="Dorothy Jane Bridges Kronick" w:id="0" w:date="2026-04-28T16:07:58Z"/>
              <w:sdt>
                <w:sdtPr>
                  <w:id w:val="168850549"/>
                  <w:tag w:val="goog_rdk_35"/>
                </w:sdtPr>
                <w:sdtContent>
                  <w:commentRangeStart w:id="2"/>
                </w:sdtContent>
              </w:sdt>
              <w:del w:author="Dorothy Jane Bridges Kronick" w:id="0" w:date="2026-04-28T16:07:58Z">
                <w:r w:rsidDel="00000000" w:rsidR="00000000" w:rsidRPr="00000000">
                  <w:rPr>
                    <w:rtl w:val="0"/>
                  </w:rPr>
                </w:r>
              </w:del>
            </w:sdtContent>
          </w:sdt>
        </w:p>
      </w:sdtContent>
    </w:sdt>
    <w:sdt>
      <w:sdtPr>
        <w:id w:val="-1412282277"/>
        <w:tag w:val="goog_rdk_38"/>
      </w:sdtPr>
      <w:sdtContent>
        <w:p w:rsidR="00000000" w:rsidDel="00000000" w:rsidP="00000000" w:rsidRDefault="00000000" w:rsidRPr="00000000" w14:paraId="0000002A">
          <w:pPr>
            <w:spacing w:after="40" w:before="40" w:lineRule="auto"/>
            <w:ind w:left="0" w:firstLine="0"/>
            <w:rPr>
              <w:del w:author="Dorothy Jane Bridges Kronick" w:id="0" w:date="2026-04-28T16:07:58Z"/>
              <w:b w:val="1"/>
              <w:bCs w:val="1"/>
            </w:rPr>
          </w:pPr>
          <w:sdt>
            <w:sdtPr>
              <w:id w:val="-575176783"/>
              <w:tag w:val="goog_rdk_37"/>
            </w:sdtPr>
            <w:sdtContent>
              <w:del w:author="Dorothy Jane Bridges Kronick" w:id="0" w:date="2026-04-28T16:07:58Z">
                <w:r w:rsidDel="00000000" w:rsidR="00000000" w:rsidRPr="00000000">
                  <w:rPr>
                    <w:b w:val="1"/>
                    <w:bCs w:val="1"/>
                    <w:rtl w:val="0"/>
                  </w:rPr>
                  <w:delText xml:space="preserve">2. ¿Cuál de estos grupos ve con mayor frecuencia patrullando su barrio? [LEER SOLO LAS QUE MENCIONÓ EN #1]</w:delText>
                </w:r>
                <w:commentRangeEnd w:id="2"/>
                <w:r w:rsidDel="00000000" w:rsidR="00000000" w:rsidRPr="00000000">
                  <w:commentReference w:id="2"/>
                </w:r>
                <w:r w:rsidDel="00000000" w:rsidR="00000000" w:rsidRPr="00000000">
                  <w:rPr>
                    <w:rtl w:val="0"/>
                  </w:rPr>
                </w:r>
              </w:del>
            </w:sdtContent>
          </w:sdt>
        </w:p>
      </w:sdtContent>
    </w:sdt>
    <w:sdt>
      <w:sdtPr>
        <w:id w:val="89072439"/>
        <w:tag w:val="goog_rdk_40"/>
      </w:sdtPr>
      <w:sdtContent>
        <w:p w:rsidR="00000000" w:rsidDel="00000000" w:rsidP="00000000" w:rsidRDefault="00000000" w:rsidRPr="00000000" w14:paraId="0000002B">
          <w:pPr>
            <w:spacing w:after="40" w:before="40" w:lineRule="auto"/>
            <w:ind w:left="720" w:firstLine="0"/>
            <w:rPr>
              <w:del w:author="Dorothy Jane Bridges Kronick" w:id="0" w:date="2026-04-28T16:07:58Z"/>
            </w:rPr>
          </w:pPr>
          <w:sdt>
            <w:sdtPr>
              <w:id w:val="-115671453"/>
              <w:tag w:val="goog_rdk_39"/>
            </w:sdtPr>
            <w:sdtContent>
              <w:del w:author="Dorothy Jane Bridges Kronick" w:id="0" w:date="2026-04-28T16:07:58Z">
                <w:r w:rsidDel="00000000" w:rsidR="00000000" w:rsidRPr="00000000">
                  <w:rPr>
                    <w:rtl w:val="0"/>
                  </w:rPr>
                  <w:delText xml:space="preserve">☐  PNB</w:delText>
                </w:r>
              </w:del>
            </w:sdtContent>
          </w:sdt>
        </w:p>
      </w:sdtContent>
    </w:sdt>
    <w:sdt>
      <w:sdtPr>
        <w:id w:val="-559508590"/>
        <w:tag w:val="goog_rdk_42"/>
      </w:sdtPr>
      <w:sdtContent>
        <w:p w:rsidR="00000000" w:rsidDel="00000000" w:rsidP="00000000" w:rsidRDefault="00000000" w:rsidRPr="00000000" w14:paraId="0000002C">
          <w:pPr>
            <w:spacing w:after="40" w:before="40" w:lineRule="auto"/>
            <w:ind w:left="720" w:firstLine="0"/>
            <w:rPr>
              <w:del w:author="Dorothy Jane Bridges Kronick" w:id="0" w:date="2026-04-28T16:07:58Z"/>
            </w:rPr>
          </w:pPr>
          <w:sdt>
            <w:sdtPr>
              <w:id w:val="1454823717"/>
              <w:tag w:val="goog_rdk_41"/>
            </w:sdtPr>
            <w:sdtContent>
              <w:del w:author="Dorothy Jane Bridges Kronick" w:id="0" w:date="2026-04-28T16:07:58Z">
                <w:r w:rsidDel="00000000" w:rsidR="00000000" w:rsidRPr="00000000">
                  <w:rPr>
                    <w:rtl w:val="0"/>
                  </w:rPr>
                  <w:delText xml:space="preserve">☐  FAES</w:delText>
                </w:r>
              </w:del>
            </w:sdtContent>
          </w:sdt>
        </w:p>
      </w:sdtContent>
    </w:sdt>
    <w:sdt>
      <w:sdtPr>
        <w:id w:val="-1419660878"/>
        <w:tag w:val="goog_rdk_44"/>
      </w:sdtPr>
      <w:sdtContent>
        <w:p w:rsidR="00000000" w:rsidDel="00000000" w:rsidP="00000000" w:rsidRDefault="00000000" w:rsidRPr="00000000" w14:paraId="0000002D">
          <w:pPr>
            <w:spacing w:after="40" w:before="40" w:lineRule="auto"/>
            <w:ind w:left="720" w:firstLine="0"/>
            <w:rPr>
              <w:del w:author="Dorothy Jane Bridges Kronick" w:id="0" w:date="2026-04-28T16:07:58Z"/>
            </w:rPr>
          </w:pPr>
          <w:sdt>
            <w:sdtPr>
              <w:id w:val="2002265811"/>
              <w:tag w:val="goog_rdk_43"/>
            </w:sdtPr>
            <w:sdtContent>
              <w:del w:author="Dorothy Jane Bridges Kronick" w:id="0" w:date="2026-04-28T16:07:58Z">
                <w:r w:rsidDel="00000000" w:rsidR="00000000" w:rsidRPr="00000000">
                  <w:rPr>
                    <w:rtl w:val="0"/>
                  </w:rPr>
                  <w:delText xml:space="preserve">☐  UOTE</w:delText>
                </w:r>
              </w:del>
            </w:sdtContent>
          </w:sdt>
        </w:p>
      </w:sdtContent>
    </w:sdt>
    <w:sdt>
      <w:sdtPr>
        <w:id w:val="-356135772"/>
        <w:tag w:val="goog_rdk_46"/>
      </w:sdtPr>
      <w:sdtContent>
        <w:p w:rsidR="00000000" w:rsidDel="00000000" w:rsidP="00000000" w:rsidRDefault="00000000" w:rsidRPr="00000000" w14:paraId="0000002E">
          <w:pPr>
            <w:spacing w:after="40" w:before="40" w:lineRule="auto"/>
            <w:ind w:left="720" w:firstLine="0"/>
            <w:rPr>
              <w:del w:author="Dorothy Jane Bridges Kronick" w:id="0" w:date="2026-04-28T16:07:58Z"/>
            </w:rPr>
          </w:pPr>
          <w:sdt>
            <w:sdtPr>
              <w:id w:val="-372539461"/>
              <w:tag w:val="goog_rdk_45"/>
            </w:sdtPr>
            <w:sdtContent>
              <w:del w:author="Dorothy Jane Bridges Kronick" w:id="0" w:date="2026-04-28T16:07:58Z">
                <w:r w:rsidDel="00000000" w:rsidR="00000000" w:rsidRPr="00000000">
                  <w:rPr>
                    <w:rtl w:val="0"/>
                  </w:rPr>
                  <w:delText xml:space="preserve">☐  Policía municipal</w:delText>
                </w:r>
              </w:del>
            </w:sdtContent>
          </w:sdt>
        </w:p>
      </w:sdtContent>
    </w:sdt>
    <w:sdt>
      <w:sdtPr>
        <w:id w:val="542208768"/>
        <w:tag w:val="goog_rdk_48"/>
      </w:sdtPr>
      <w:sdtContent>
        <w:p w:rsidR="00000000" w:rsidDel="00000000" w:rsidP="00000000" w:rsidRDefault="00000000" w:rsidRPr="00000000" w14:paraId="0000002F">
          <w:pPr>
            <w:spacing w:after="40" w:before="40" w:lineRule="auto"/>
            <w:ind w:left="720" w:firstLine="0"/>
            <w:rPr>
              <w:del w:author="Dorothy Jane Bridges Kronick" w:id="0" w:date="2026-04-28T16:07:58Z"/>
            </w:rPr>
          </w:pPr>
          <w:sdt>
            <w:sdtPr>
              <w:id w:val="-1132492314"/>
              <w:tag w:val="goog_rdk_47"/>
            </w:sdtPr>
            <w:sdtContent>
              <w:del w:author="Dorothy Jane Bridges Kronick" w:id="0" w:date="2026-04-28T16:07:58Z">
                <w:r w:rsidDel="00000000" w:rsidR="00000000" w:rsidRPr="00000000">
                  <w:rPr>
                    <w:rtl w:val="0"/>
                  </w:rPr>
                  <w:delText xml:space="preserve">☐  Policía estadal</w:delText>
                </w:r>
              </w:del>
            </w:sdtContent>
          </w:sdt>
        </w:p>
      </w:sdtContent>
    </w:sdt>
    <w:sdt>
      <w:sdtPr>
        <w:id w:val="807929455"/>
        <w:tag w:val="goog_rdk_50"/>
      </w:sdtPr>
      <w:sdtContent>
        <w:p w:rsidR="00000000" w:rsidDel="00000000" w:rsidP="00000000" w:rsidRDefault="00000000" w:rsidRPr="00000000" w14:paraId="00000030">
          <w:pPr>
            <w:spacing w:after="40" w:before="40" w:lineRule="auto"/>
            <w:ind w:left="720" w:firstLine="0"/>
            <w:rPr>
              <w:del w:author="Dorothy Jane Bridges Kronick" w:id="0" w:date="2026-04-28T16:07:58Z"/>
            </w:rPr>
          </w:pPr>
          <w:sdt>
            <w:sdtPr>
              <w:id w:val="-853838601"/>
              <w:tag w:val="goog_rdk_49"/>
            </w:sdtPr>
            <w:sdtContent>
              <w:del w:author="Dorothy Jane Bridges Kronick" w:id="0" w:date="2026-04-28T16:07:58Z">
                <w:r w:rsidDel="00000000" w:rsidR="00000000" w:rsidRPr="00000000">
                  <w:rPr>
                    <w:rtl w:val="0"/>
                  </w:rPr>
                  <w:delText xml:space="preserve">☐  SEBIN</w:delText>
                </w:r>
              </w:del>
            </w:sdtContent>
          </w:sdt>
        </w:p>
      </w:sdtContent>
    </w:sdt>
    <w:sdt>
      <w:sdtPr>
        <w:id w:val="1926841388"/>
        <w:tag w:val="goog_rdk_52"/>
      </w:sdtPr>
      <w:sdtContent>
        <w:p w:rsidR="00000000" w:rsidDel="00000000" w:rsidP="00000000" w:rsidRDefault="00000000" w:rsidRPr="00000000" w14:paraId="00000031">
          <w:pPr>
            <w:spacing w:after="40" w:before="40" w:lineRule="auto"/>
            <w:ind w:left="720" w:firstLine="0"/>
            <w:rPr>
              <w:del w:author="Dorothy Jane Bridges Kronick" w:id="0" w:date="2026-04-28T16:07:58Z"/>
            </w:rPr>
          </w:pPr>
          <w:sdt>
            <w:sdtPr>
              <w:id w:val="-163628661"/>
              <w:tag w:val="goog_rdk_51"/>
            </w:sdtPr>
            <w:sdtContent>
              <w:del w:author="Dorothy Jane Bridges Kronick" w:id="0" w:date="2026-04-28T16:07:58Z">
                <w:r w:rsidDel="00000000" w:rsidR="00000000" w:rsidRPr="00000000">
                  <w:rPr>
                    <w:rtl w:val="0"/>
                  </w:rPr>
                  <w:delText xml:space="preserve">☐  Guardia Nacional</w:delText>
                </w:r>
              </w:del>
            </w:sdtContent>
          </w:sdt>
        </w:p>
      </w:sdtContent>
    </w:sdt>
    <w:sdt>
      <w:sdtPr>
        <w:id w:val="-726100995"/>
        <w:tag w:val="goog_rdk_54"/>
      </w:sdtPr>
      <w:sdtContent>
        <w:p w:rsidR="00000000" w:rsidDel="00000000" w:rsidP="00000000" w:rsidRDefault="00000000" w:rsidRPr="00000000" w14:paraId="00000032">
          <w:pPr>
            <w:spacing w:after="40" w:before="40" w:lineRule="auto"/>
            <w:ind w:left="720" w:firstLine="0"/>
            <w:rPr>
              <w:del w:author="Dorothy Jane Bridges Kronick" w:id="0" w:date="2026-04-28T16:07:58Z"/>
            </w:rPr>
          </w:pPr>
          <w:sdt>
            <w:sdtPr>
              <w:id w:val="445284506"/>
              <w:tag w:val="goog_rdk_53"/>
            </w:sdtPr>
            <w:sdtContent>
              <w:del w:author="Dorothy Jane Bridges Kronick" w:id="0" w:date="2026-04-28T16:07:58Z">
                <w:r w:rsidDel="00000000" w:rsidR="00000000" w:rsidRPr="00000000">
                  <w:rPr>
                    <w:rtl w:val="0"/>
                  </w:rPr>
                  <w:delText xml:space="preserve">☐  Ejército</w:delText>
                </w:r>
              </w:del>
            </w:sdtContent>
          </w:sdt>
        </w:p>
      </w:sdtContent>
    </w:sdt>
    <w:sdt>
      <w:sdtPr>
        <w:id w:val="-738373603"/>
        <w:tag w:val="goog_rdk_56"/>
      </w:sdtPr>
      <w:sdtContent>
        <w:p w:rsidR="00000000" w:rsidDel="00000000" w:rsidP="00000000" w:rsidRDefault="00000000" w:rsidRPr="00000000" w14:paraId="00000033">
          <w:pPr>
            <w:spacing w:after="40" w:before="40" w:lineRule="auto"/>
            <w:ind w:left="720" w:firstLine="0"/>
            <w:rPr>
              <w:del w:author="Dorothy Jane Bridges Kronick" w:id="0" w:date="2026-04-28T16:07:58Z"/>
            </w:rPr>
          </w:pPr>
          <w:sdt>
            <w:sdtPr>
              <w:id w:val="352832062"/>
              <w:tag w:val="goog_rdk_55"/>
            </w:sdtPr>
            <w:sdtContent>
              <w:del w:author="Dorothy Jane Bridges Kronick" w:id="0" w:date="2026-04-28T16:07:58Z">
                <w:r w:rsidDel="00000000" w:rsidR="00000000" w:rsidRPr="00000000">
                  <w:rPr>
                    <w:rtl w:val="0"/>
                  </w:rPr>
                  <w:delText xml:space="preserve">☐  CICPC</w:delText>
                </w:r>
              </w:del>
            </w:sdtContent>
          </w:sdt>
        </w:p>
      </w:sdtContent>
    </w:sdt>
    <w:sdt>
      <w:sdtPr>
        <w:id w:val="-392092231"/>
        <w:tag w:val="goog_rdk_58"/>
      </w:sdtPr>
      <w:sdtContent>
        <w:p w:rsidR="00000000" w:rsidDel="00000000" w:rsidP="00000000" w:rsidRDefault="00000000" w:rsidRPr="00000000" w14:paraId="00000034">
          <w:pPr>
            <w:spacing w:after="40" w:before="40" w:lineRule="auto"/>
            <w:ind w:left="720" w:firstLine="0"/>
            <w:rPr>
              <w:del w:author="Dorothy Jane Bridges Kronick" w:id="0" w:date="2026-04-28T16:07:58Z"/>
            </w:rPr>
          </w:pPr>
          <w:sdt>
            <w:sdtPr>
              <w:id w:val="517358146"/>
              <w:tag w:val="goog_rdk_57"/>
            </w:sdtPr>
            <w:sdtContent>
              <w:del w:author="Dorothy Jane Bridges Kronick" w:id="0" w:date="2026-04-28T16:07:58Z">
                <w:r w:rsidDel="00000000" w:rsidR="00000000" w:rsidRPr="00000000">
                  <w:rPr>
                    <w:rtl w:val="0"/>
                  </w:rPr>
                  <w:delText xml:space="preserve">☐  DGCIM</w:delText>
                </w:r>
              </w:del>
            </w:sdtContent>
          </w:sdt>
        </w:p>
      </w:sdtContent>
    </w:sdt>
    <w:sdt>
      <w:sdtPr>
        <w:id w:val="-727667904"/>
        <w:tag w:val="goog_rdk_60"/>
      </w:sdtPr>
      <w:sdtContent>
        <w:p w:rsidR="00000000" w:rsidDel="00000000" w:rsidP="00000000" w:rsidRDefault="00000000" w:rsidRPr="00000000" w14:paraId="00000035">
          <w:pPr>
            <w:spacing w:after="40" w:before="40" w:lineRule="auto"/>
            <w:ind w:left="720" w:firstLine="0"/>
            <w:rPr>
              <w:del w:author="Dorothy Jane Bridges Kronick" w:id="0" w:date="2026-04-28T16:07:58Z"/>
            </w:rPr>
          </w:pPr>
          <w:sdt>
            <w:sdtPr>
              <w:id w:val="1685404908"/>
              <w:tag w:val="goog_rdk_59"/>
            </w:sdtPr>
            <w:sdtContent>
              <w:del w:author="Dorothy Jane Bridges Kronick" w:id="0" w:date="2026-04-28T16:07:58Z">
                <w:r w:rsidDel="00000000" w:rsidR="00000000" w:rsidRPr="00000000">
                  <w:rPr>
                    <w:rtl w:val="0"/>
                  </w:rPr>
                  <w:delText xml:space="preserve">☐  Ninguno de los anteriores</w:delText>
                </w:r>
              </w:del>
            </w:sdtContent>
          </w:sdt>
        </w:p>
      </w:sdtContent>
    </w:sdt>
    <w:p w:rsidR="00000000" w:rsidDel="00000000" w:rsidP="00000000" w:rsidRDefault="00000000" w:rsidRPr="00000000" w14:paraId="00000036">
      <w:pPr>
        <w:spacing w:after="40" w:before="40" w:lineRule="auto"/>
        <w:ind w:left="720" w:firstLine="0"/>
        <w:rPr>
          <w:b w:val="1"/>
          <w:bCs w:val="1"/>
        </w:rPr>
      </w:pPr>
      <w:sdt>
        <w:sdtPr>
          <w:id w:val="108665132"/>
          <w:tag w:val="goog_rdk_61"/>
        </w:sdtPr>
        <w:sdtContent>
          <w:del w:author="Dorothy Jane Bridges Kronick" w:id="0" w:date="2026-04-28T16:07:58Z">
            <w:r w:rsidDel="00000000" w:rsidR="00000000" w:rsidRPr="00000000">
              <w:rPr>
                <w:b w:val="1"/>
                <w:bCs w:val="1"/>
                <w:rtl w:val="0"/>
              </w:rPr>
              <w:delText xml:space="preserve">(988888)  No responde  [NO LEER]</w:delText>
            </w:r>
          </w:del>
        </w:sdtContent>
      </w:sdt>
      <w:r w:rsidDel="00000000" w:rsidR="00000000" w:rsidRPr="00000000">
        <w:rPr>
          <w:rtl w:val="0"/>
        </w:rPr>
      </w:r>
    </w:p>
    <w:p w:rsidR="00000000" w:rsidDel="00000000" w:rsidP="00000000" w:rsidRDefault="00000000" w:rsidRPr="00000000" w14:paraId="00000037">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38">
      <w:pPr>
        <w:spacing w:after="60" w:before="120" w:lineRule="auto"/>
        <w:rPr/>
      </w:pPr>
      <w:r w:rsidDel="00000000" w:rsidR="00000000" w:rsidRPr="00000000">
        <w:rPr>
          <w:rFonts w:ascii="Arial" w:cs="Arial" w:eastAsia="Arial" w:hAnsi="Arial"/>
          <w:b w:val="1"/>
          <w:bCs w:val="1"/>
          <w:sz w:val="20"/>
          <w:szCs w:val="20"/>
          <w:rtl w:val="0"/>
        </w:rPr>
        <w:t xml:space="preserve">2. Si viera hoy a miembros de los siguientes grupos patrullando su barrio, ¿se sentiría más seguro/a, menos seguro/a, o no haría ninguna diferencia?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mallCaps w:val="1"/>
                <w:color w:val="333333"/>
                <w:sz w:val="18"/>
                <w:szCs w:val="18"/>
                <w:rtl w:val="0"/>
              </w:rPr>
              <w:t xml:space="preserve">LEER CADA GRUPO EN VOZ ALTA. REGISTRE UNA RESPUESTA POR FILA.</w:t>
            </w:r>
            <w:r w:rsidDel="00000000" w:rsidR="00000000" w:rsidRPr="00000000">
              <w:rPr>
                <w:rtl w:val="0"/>
              </w:rPr>
            </w:r>
          </w:p>
        </w:tc>
      </w:tr>
    </w:tbl>
    <w:p w:rsidR="00000000" w:rsidDel="00000000" w:rsidP="00000000" w:rsidRDefault="00000000" w:rsidRPr="00000000" w14:paraId="0000003A">
      <w:pPr>
        <w:spacing w:after="60" w:lineRule="auto"/>
        <w:rPr/>
      </w:pPr>
      <w:r w:rsidDel="00000000" w:rsidR="00000000" w:rsidRPr="00000000">
        <w:rPr>
          <w:rtl w:val="0"/>
        </w:rPr>
      </w:r>
    </w:p>
    <w:p w:rsidR="00000000" w:rsidDel="00000000" w:rsidP="00000000" w:rsidRDefault="00000000" w:rsidRPr="00000000" w14:paraId="0000003B">
      <w:pPr>
        <w:spacing w:after="40" w:before="40" w:lineRule="auto"/>
        <w:ind w:left="720" w:firstLine="0"/>
        <w:rPr/>
      </w:pPr>
      <w:r w:rsidDel="00000000" w:rsidR="00000000" w:rsidRPr="00000000">
        <w:rPr>
          <w:sz w:val="20"/>
          <w:szCs w:val="20"/>
          <w:rtl w:val="0"/>
        </w:rPr>
        <w:t xml:space="preserve">PNB                    ___ Más seguro/a    ___ Menos seguro/a    ___ Neutral / sin cambio</w:t>
      </w:r>
      <w:r w:rsidDel="00000000" w:rsidR="00000000" w:rsidRPr="00000000">
        <w:rPr>
          <w:rtl w:val="0"/>
        </w:rPr>
      </w:r>
    </w:p>
    <w:p w:rsidR="00000000" w:rsidDel="00000000" w:rsidP="00000000" w:rsidRDefault="00000000" w:rsidRPr="00000000" w14:paraId="0000003C">
      <w:pPr>
        <w:spacing w:after="40" w:before="40" w:lineRule="auto"/>
        <w:ind w:left="720" w:firstLine="0"/>
        <w:rPr/>
      </w:pPr>
      <w:r w:rsidDel="00000000" w:rsidR="00000000" w:rsidRPr="00000000">
        <w:rPr>
          <w:sz w:val="20"/>
          <w:szCs w:val="20"/>
          <w:rtl w:val="0"/>
        </w:rPr>
        <w:t xml:space="preserve">FAES                   ___ Más seguro/a    ___ Menos seguro/a    ___ Neutral / sin cambio</w:t>
      </w:r>
      <w:r w:rsidDel="00000000" w:rsidR="00000000" w:rsidRPr="00000000">
        <w:rPr>
          <w:rtl w:val="0"/>
        </w:rPr>
      </w:r>
    </w:p>
    <w:p w:rsidR="00000000" w:rsidDel="00000000" w:rsidP="00000000" w:rsidRDefault="00000000" w:rsidRPr="00000000" w14:paraId="0000003D">
      <w:pPr>
        <w:spacing w:after="40" w:before="40" w:lineRule="auto"/>
        <w:ind w:left="720" w:firstLine="0"/>
        <w:rPr/>
      </w:pPr>
      <w:r w:rsidDel="00000000" w:rsidR="00000000" w:rsidRPr="00000000">
        <w:rPr>
          <w:sz w:val="20"/>
          <w:szCs w:val="20"/>
          <w:rtl w:val="0"/>
        </w:rPr>
        <w:t xml:space="preserve">UOTE                   ___ Más seguro/a    ___ Menos seguro/a    ___ Neutral / sin cambio</w:t>
      </w:r>
      <w:r w:rsidDel="00000000" w:rsidR="00000000" w:rsidRPr="00000000">
        <w:rPr>
          <w:rtl w:val="0"/>
        </w:rPr>
      </w:r>
    </w:p>
    <w:p w:rsidR="00000000" w:rsidDel="00000000" w:rsidP="00000000" w:rsidRDefault="00000000" w:rsidRPr="00000000" w14:paraId="0000003E">
      <w:pPr>
        <w:spacing w:after="40" w:before="40" w:lineRule="auto"/>
        <w:ind w:left="720" w:firstLine="0"/>
        <w:rPr/>
      </w:pPr>
      <w:r w:rsidDel="00000000" w:rsidR="00000000" w:rsidRPr="00000000">
        <w:rPr>
          <w:sz w:val="20"/>
          <w:szCs w:val="20"/>
          <w:rtl w:val="0"/>
        </w:rPr>
        <w:t xml:space="preserve">Policía municipal      ___ Más seguro/a    ___ Menos seguro/a    ___ Neutral / sin cambio</w:t>
      </w:r>
      <w:r w:rsidDel="00000000" w:rsidR="00000000" w:rsidRPr="00000000">
        <w:rPr>
          <w:rtl w:val="0"/>
        </w:rPr>
      </w:r>
    </w:p>
    <w:p w:rsidR="00000000" w:rsidDel="00000000" w:rsidP="00000000" w:rsidRDefault="00000000" w:rsidRPr="00000000" w14:paraId="0000003F">
      <w:pPr>
        <w:spacing w:after="40" w:before="40" w:lineRule="auto"/>
        <w:ind w:left="720" w:firstLine="0"/>
        <w:rPr/>
      </w:pPr>
      <w:r w:rsidDel="00000000" w:rsidR="00000000" w:rsidRPr="00000000">
        <w:rPr>
          <w:sz w:val="20"/>
          <w:szCs w:val="20"/>
          <w:rtl w:val="0"/>
        </w:rPr>
        <w:t xml:space="preserve">Policía estadal          ___ Más seguro/a    ___ Menos seguro/a    ___ Neutral / sin cambio</w:t>
      </w:r>
      <w:r w:rsidDel="00000000" w:rsidR="00000000" w:rsidRPr="00000000">
        <w:rPr>
          <w:rtl w:val="0"/>
        </w:rPr>
      </w:r>
    </w:p>
    <w:p w:rsidR="00000000" w:rsidDel="00000000" w:rsidP="00000000" w:rsidRDefault="00000000" w:rsidRPr="00000000" w14:paraId="00000040">
      <w:pPr>
        <w:spacing w:after="40" w:before="40" w:lineRule="auto"/>
        <w:ind w:left="720" w:firstLine="0"/>
        <w:rPr/>
      </w:pPr>
      <w:r w:rsidDel="00000000" w:rsidR="00000000" w:rsidRPr="00000000">
        <w:rPr>
          <w:sz w:val="20"/>
          <w:szCs w:val="20"/>
          <w:rtl w:val="0"/>
        </w:rPr>
        <w:t xml:space="preserve">SEBIN                 ___ Más seguro/a    ___ Menos seguro/a    ___ Neutral / sin cambio</w:t>
      </w:r>
      <w:r w:rsidDel="00000000" w:rsidR="00000000" w:rsidRPr="00000000">
        <w:rPr>
          <w:rtl w:val="0"/>
        </w:rPr>
      </w:r>
    </w:p>
    <w:p w:rsidR="00000000" w:rsidDel="00000000" w:rsidP="00000000" w:rsidRDefault="00000000" w:rsidRPr="00000000" w14:paraId="00000041">
      <w:pPr>
        <w:spacing w:after="40" w:before="40" w:lineRule="auto"/>
        <w:ind w:left="720" w:firstLine="0"/>
        <w:rPr/>
      </w:pPr>
      <w:r w:rsidDel="00000000" w:rsidR="00000000" w:rsidRPr="00000000">
        <w:rPr>
          <w:sz w:val="20"/>
          <w:szCs w:val="20"/>
          <w:rtl w:val="0"/>
        </w:rPr>
        <w:t xml:space="preserve">Guardia Nacional        ___ Más seguro/a    ___ Menos seguro/a    ___ Neutral / sin cambio</w:t>
      </w:r>
      <w:r w:rsidDel="00000000" w:rsidR="00000000" w:rsidRPr="00000000">
        <w:rPr>
          <w:rtl w:val="0"/>
        </w:rPr>
      </w:r>
    </w:p>
    <w:p w:rsidR="00000000" w:rsidDel="00000000" w:rsidP="00000000" w:rsidRDefault="00000000" w:rsidRPr="00000000" w14:paraId="00000042">
      <w:pPr>
        <w:spacing w:after="40" w:before="40" w:lineRule="auto"/>
        <w:ind w:left="720" w:firstLine="0"/>
        <w:rPr/>
      </w:pPr>
      <w:r w:rsidDel="00000000" w:rsidR="00000000" w:rsidRPr="00000000">
        <w:rPr>
          <w:rtl w:val="0"/>
        </w:rPr>
        <w:t xml:space="preserve">Ejército</w:t>
      </w:r>
      <w:r w:rsidDel="00000000" w:rsidR="00000000" w:rsidRPr="00000000">
        <w:rPr>
          <w:sz w:val="20"/>
          <w:szCs w:val="20"/>
          <w:rtl w:val="0"/>
        </w:rPr>
        <w:t xml:space="preserve">                ___ Más seguro/a    ___ Menos seguro/a    ___ Neutral / sin cambio</w:t>
      </w:r>
      <w:r w:rsidDel="00000000" w:rsidR="00000000" w:rsidRPr="00000000">
        <w:rPr>
          <w:rtl w:val="0"/>
        </w:rPr>
      </w:r>
    </w:p>
    <w:p w:rsidR="00000000" w:rsidDel="00000000" w:rsidP="00000000" w:rsidRDefault="00000000" w:rsidRPr="00000000" w14:paraId="00000043">
      <w:pPr>
        <w:spacing w:after="40" w:before="40" w:lineRule="auto"/>
        <w:ind w:left="720" w:firstLine="0"/>
        <w:rPr/>
      </w:pPr>
      <w:r w:rsidDel="00000000" w:rsidR="00000000" w:rsidRPr="00000000">
        <w:rPr>
          <w:rtl w:val="0"/>
        </w:rPr>
        <w:t xml:space="preserve">CICPC</w:t>
      </w:r>
      <w:r w:rsidDel="00000000" w:rsidR="00000000" w:rsidRPr="00000000">
        <w:rPr>
          <w:sz w:val="20"/>
          <w:szCs w:val="20"/>
          <w:rtl w:val="0"/>
        </w:rPr>
        <w:t xml:space="preserve">             ___ Más seguro/a    ___ Menos seguro/a    ___ Neutral / sin cambio</w:t>
      </w:r>
      <w:r w:rsidDel="00000000" w:rsidR="00000000" w:rsidRPr="00000000">
        <w:rPr>
          <w:rtl w:val="0"/>
        </w:rPr>
      </w:r>
    </w:p>
    <w:p w:rsidR="00000000" w:rsidDel="00000000" w:rsidP="00000000" w:rsidRDefault="00000000" w:rsidRPr="00000000" w14:paraId="00000044">
      <w:pPr>
        <w:spacing w:after="40" w:before="40" w:lineRule="auto"/>
        <w:ind w:left="720" w:firstLine="0"/>
        <w:rPr>
          <w:sz w:val="20"/>
          <w:szCs w:val="20"/>
        </w:rPr>
      </w:pPr>
      <w:r w:rsidDel="00000000" w:rsidR="00000000" w:rsidRPr="00000000">
        <w:rPr>
          <w:sz w:val="20"/>
          <w:szCs w:val="20"/>
          <w:rtl w:val="0"/>
        </w:rPr>
        <w:t xml:space="preserve">DGCIM                 ___ Más seguro/a    ___ Menos seguro/a    ___ Neutral / sin cambio</w:t>
      </w:r>
    </w:p>
    <w:p w:rsidR="00000000" w:rsidDel="00000000" w:rsidP="00000000" w:rsidRDefault="00000000" w:rsidRPr="00000000" w14:paraId="00000045">
      <w:pPr>
        <w:spacing w:after="40" w:before="40" w:lineRule="auto"/>
        <w:ind w:left="720" w:firstLine="0"/>
        <w:rPr/>
      </w:pPr>
      <w:r w:rsidDel="00000000" w:rsidR="00000000" w:rsidRPr="00000000">
        <w:rPr>
          <w:rtl w:val="0"/>
        </w:rPr>
      </w:r>
    </w:p>
    <w:sdt>
      <w:sdtPr>
        <w:id w:val="-1598906870"/>
        <w:tag w:val="goog_rdk_65"/>
      </w:sdtPr>
      <w:sdtContent>
        <w:p w:rsidR="00000000" w:rsidDel="00000000" w:rsidP="00000000" w:rsidRDefault="00000000" w:rsidRPr="00000000" w14:paraId="00000046">
          <w:pPr>
            <w:spacing w:after="60" w:before="120" w:lineRule="auto"/>
            <w:rPr>
              <w:del w:author="Dorothy Jane Bridges Kronick" w:id="1" w:date="2026-04-28T16:07:54Z"/>
            </w:rPr>
          </w:pPr>
          <w:sdt>
            <w:sdtPr>
              <w:id w:val="-1397035104"/>
              <w:tag w:val="goog_rdk_63"/>
            </w:sdtPr>
            <w:sdtContent>
              <w:del w:author="Dorothy Jane Bridges Kronick" w:id="1" w:date="2026-04-28T16:07:54Z"/>
              <w:sdt>
                <w:sdtPr>
                  <w:id w:val="-641528947"/>
                  <w:tag w:val="goog_rdk_64"/>
                </w:sdtPr>
                <w:sdtContent>
                  <w:commentRangeStart w:id="3"/>
                </w:sdtContent>
              </w:sdt>
              <w:del w:author="Dorothy Jane Bridges Kronick" w:id="1" w:date="2026-04-28T16:07:54Z">
                <w:r w:rsidDel="00000000" w:rsidR="00000000" w:rsidRPr="00000000">
                  <w:rPr>
                    <w:b w:val="1"/>
                    <w:bCs w:val="1"/>
                    <w:rtl w:val="0"/>
                  </w:rPr>
                  <w:delText xml:space="preserve">2. Si viera hoy a miembros de los siguientes grupos patrullando su barrio, ¿se sentiría más dispuesto a cooperar con ellos, menos dispuesto, o no haría ninguna diferencia?</w:delText>
                </w:r>
                <w:commentRangeEnd w:id="3"/>
                <w:r w:rsidDel="00000000" w:rsidR="00000000" w:rsidRPr="00000000">
                  <w:commentReference w:id="3"/>
                </w:r>
                <w:r w:rsidDel="00000000" w:rsidR="00000000" w:rsidRPr="00000000">
                  <w:rPr>
                    <w:rtl w:val="0"/>
                  </w:rPr>
                </w:r>
              </w:del>
            </w:sdtContent>
          </w:sdt>
        </w:p>
      </w:sdtContent>
    </w:sdt>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sdt>
        <w:sdtPr>
          <w:id w:val="590566946"/>
          <w:tag w:val="goog_rdk_66"/>
        </w:sdtPr>
        <w:sdtContent>
          <w:tr>
            <w:trPr>
              <w:cantSplit w:val="0"/>
              <w:tblHeader w:val="0"/>
              <w:del w:author="Dorothy Jane Bridges Kronick" w:id="1" w:date="2026-04-28T16:07:54Z"/>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sdt>
                <w:sdtPr>
                  <w:id w:val="-1473983678"/>
                  <w:tag w:val="goog_rdk_68"/>
                </w:sdtPr>
                <w:sdtContent>
                  <w:p w:rsidR="00000000" w:rsidDel="00000000" w:rsidP="00000000" w:rsidRDefault="00000000" w:rsidRPr="00000000" w14:paraId="00000047">
                    <w:pPr>
                      <w:rPr>
                        <w:del w:author="Dorothy Jane Bridges Kronick" w:id="1" w:date="2026-04-28T16:07:54Z"/>
                      </w:rPr>
                    </w:pPr>
                    <w:sdt>
                      <w:sdtPr>
                        <w:id w:val="-1517947857"/>
                        <w:tag w:val="goog_rdk_67"/>
                      </w:sdtPr>
                      <w:sdtContent>
                        <w:del w:author="Dorothy Jane Bridges Kronick" w:id="1" w:date="2026-04-28T16:07:54Z">
                          <w:r w:rsidDel="00000000" w:rsidR="00000000" w:rsidRPr="00000000">
                            <w:rPr>
                              <w:b w:val="1"/>
                              <w:bCs w:val="1"/>
                              <w:smallCaps w:val="1"/>
                              <w:color w:val="333333"/>
                              <w:sz w:val="18"/>
                              <w:szCs w:val="18"/>
                              <w:rtl w:val="0"/>
                            </w:rPr>
                            <w:delText xml:space="preserve">LEER CADA GRUPO EN VOZ ALTA. REGISTRE UNA RESPUESTA POR FILA.</w:delText>
                          </w:r>
                          <w:r w:rsidDel="00000000" w:rsidR="00000000" w:rsidRPr="00000000">
                            <w:rPr>
                              <w:rtl w:val="0"/>
                            </w:rPr>
                          </w:r>
                        </w:del>
                      </w:sdtContent>
                    </w:sdt>
                  </w:p>
                </w:sdtContent>
              </w:sdt>
            </w:tc>
          </w:tr>
        </w:sdtContent>
      </w:sdt>
    </w:tbl>
    <w:sdt>
      <w:sdtPr>
        <w:id w:val="698419898"/>
        <w:tag w:val="goog_rdk_70"/>
      </w:sdtPr>
      <w:sdtContent>
        <w:p w:rsidR="00000000" w:rsidDel="00000000" w:rsidP="00000000" w:rsidRDefault="00000000" w:rsidRPr="00000000" w14:paraId="00000048">
          <w:pPr>
            <w:spacing w:after="60" w:lineRule="auto"/>
            <w:rPr>
              <w:del w:author="Dorothy Jane Bridges Kronick" w:id="1" w:date="2026-04-28T16:07:54Z"/>
            </w:rPr>
          </w:pPr>
          <w:sdt>
            <w:sdtPr>
              <w:id w:val="-899096909"/>
              <w:tag w:val="goog_rdk_69"/>
            </w:sdtPr>
            <w:sdtContent>
              <w:del w:author="Dorothy Jane Bridges Kronick" w:id="1" w:date="2026-04-28T16:07:54Z">
                <w:r w:rsidDel="00000000" w:rsidR="00000000" w:rsidRPr="00000000">
                  <w:rPr>
                    <w:rtl w:val="0"/>
                  </w:rPr>
                </w:r>
              </w:del>
            </w:sdtContent>
          </w:sdt>
        </w:p>
      </w:sdtContent>
    </w:sdt>
    <w:sdt>
      <w:sdtPr>
        <w:id w:val="-1079656720"/>
        <w:tag w:val="goog_rdk_72"/>
      </w:sdtPr>
      <w:sdtContent>
        <w:p w:rsidR="00000000" w:rsidDel="00000000" w:rsidP="00000000" w:rsidRDefault="00000000" w:rsidRPr="00000000" w14:paraId="00000049">
          <w:pPr>
            <w:spacing w:after="40" w:before="40" w:lineRule="auto"/>
            <w:ind w:left="720" w:firstLine="0"/>
            <w:rPr>
              <w:del w:author="Dorothy Jane Bridges Kronick" w:id="1" w:date="2026-04-28T16:07:54Z"/>
            </w:rPr>
          </w:pPr>
          <w:sdt>
            <w:sdtPr>
              <w:id w:val="1209789938"/>
              <w:tag w:val="goog_rdk_71"/>
            </w:sdtPr>
            <w:sdtContent>
              <w:del w:author="Dorothy Jane Bridges Kronick" w:id="1" w:date="2026-04-28T16:07:54Z">
                <w:r w:rsidDel="00000000" w:rsidR="00000000" w:rsidRPr="00000000">
                  <w:rPr>
                    <w:rtl w:val="0"/>
                  </w:rPr>
                  <w:delText xml:space="preserve">PNB                    ___ Más dispuesto/a    ___ Menos dispuesto/a    ___ Neutral / sin cambio</w:delText>
                </w:r>
              </w:del>
            </w:sdtContent>
          </w:sdt>
        </w:p>
      </w:sdtContent>
    </w:sdt>
    <w:sdt>
      <w:sdtPr>
        <w:id w:val="-1768818430"/>
        <w:tag w:val="goog_rdk_74"/>
      </w:sdtPr>
      <w:sdtContent>
        <w:p w:rsidR="00000000" w:rsidDel="00000000" w:rsidP="00000000" w:rsidRDefault="00000000" w:rsidRPr="00000000" w14:paraId="0000004A">
          <w:pPr>
            <w:spacing w:after="40" w:before="40" w:lineRule="auto"/>
            <w:ind w:left="720" w:firstLine="0"/>
            <w:rPr>
              <w:del w:author="Dorothy Jane Bridges Kronick" w:id="1" w:date="2026-04-28T16:07:54Z"/>
            </w:rPr>
          </w:pPr>
          <w:sdt>
            <w:sdtPr>
              <w:id w:val="246886893"/>
              <w:tag w:val="goog_rdk_73"/>
            </w:sdtPr>
            <w:sdtContent>
              <w:del w:author="Dorothy Jane Bridges Kronick" w:id="1" w:date="2026-04-28T16:07:54Z">
                <w:r w:rsidDel="00000000" w:rsidR="00000000" w:rsidRPr="00000000">
                  <w:rPr>
                    <w:rtl w:val="0"/>
                  </w:rPr>
                  <w:delText xml:space="preserve">FAES                 o</w:delText>
                </w:r>
              </w:del>
            </w:sdtContent>
          </w:sdt>
        </w:p>
      </w:sdtContent>
    </w:sdt>
    <w:sdt>
      <w:sdtPr>
        <w:id w:val="3974127"/>
        <w:tag w:val="goog_rdk_76"/>
      </w:sdtPr>
      <w:sdtContent>
        <w:p w:rsidR="00000000" w:rsidDel="00000000" w:rsidP="00000000" w:rsidRDefault="00000000" w:rsidRPr="00000000" w14:paraId="0000004B">
          <w:pPr>
            <w:spacing w:after="40" w:before="40" w:lineRule="auto"/>
            <w:ind w:left="720" w:firstLine="0"/>
            <w:rPr>
              <w:del w:author="Dorothy Jane Bridges Kronick" w:id="1" w:date="2026-04-28T16:07:54Z"/>
            </w:rPr>
          </w:pPr>
          <w:sdt>
            <w:sdtPr>
              <w:id w:val="1145901282"/>
              <w:tag w:val="goog_rdk_75"/>
            </w:sdtPr>
            <w:sdtContent>
              <w:del w:author="Dorothy Jane Bridges Kronick" w:id="1" w:date="2026-04-28T16:07:54Z">
                <w:r w:rsidDel="00000000" w:rsidR="00000000" w:rsidRPr="00000000">
                  <w:rPr>
                    <w:rtl w:val="0"/>
                  </w:rPr>
                  <w:delText xml:space="preserve">UOTE                o</w:delText>
                </w:r>
              </w:del>
            </w:sdtContent>
          </w:sdt>
        </w:p>
      </w:sdtContent>
    </w:sdt>
    <w:sdt>
      <w:sdtPr>
        <w:id w:val="-1306157775"/>
        <w:tag w:val="goog_rdk_78"/>
      </w:sdtPr>
      <w:sdtContent>
        <w:p w:rsidR="00000000" w:rsidDel="00000000" w:rsidP="00000000" w:rsidRDefault="00000000" w:rsidRPr="00000000" w14:paraId="0000004C">
          <w:pPr>
            <w:spacing w:after="40" w:before="40" w:lineRule="auto"/>
            <w:ind w:left="720" w:firstLine="0"/>
            <w:rPr>
              <w:del w:author="Dorothy Jane Bridges Kronick" w:id="1" w:date="2026-04-28T16:07:54Z"/>
            </w:rPr>
          </w:pPr>
          <w:sdt>
            <w:sdtPr>
              <w:id w:val="-1173605324"/>
              <w:tag w:val="goog_rdk_77"/>
            </w:sdtPr>
            <w:sdtContent>
              <w:del w:author="Dorothy Jane Bridges Kronick" w:id="1" w:date="2026-04-28T16:07:54Z">
                <w:r w:rsidDel="00000000" w:rsidR="00000000" w:rsidRPr="00000000">
                  <w:rPr>
                    <w:rtl w:val="0"/>
                  </w:rPr>
                  <w:delText xml:space="preserve">Policía municipal    o</w:delText>
                </w:r>
              </w:del>
            </w:sdtContent>
          </w:sdt>
        </w:p>
      </w:sdtContent>
    </w:sdt>
    <w:sdt>
      <w:sdtPr>
        <w:id w:val="1719875028"/>
        <w:tag w:val="goog_rdk_80"/>
      </w:sdtPr>
      <w:sdtContent>
        <w:p w:rsidR="00000000" w:rsidDel="00000000" w:rsidP="00000000" w:rsidRDefault="00000000" w:rsidRPr="00000000" w14:paraId="0000004D">
          <w:pPr>
            <w:spacing w:after="40" w:before="40" w:lineRule="auto"/>
            <w:ind w:left="720" w:firstLine="0"/>
            <w:rPr>
              <w:del w:author="Dorothy Jane Bridges Kronick" w:id="1" w:date="2026-04-28T16:07:54Z"/>
            </w:rPr>
          </w:pPr>
          <w:sdt>
            <w:sdtPr>
              <w:id w:val="1518544605"/>
              <w:tag w:val="goog_rdk_79"/>
            </w:sdtPr>
            <w:sdtContent>
              <w:del w:author="Dorothy Jane Bridges Kronick" w:id="1" w:date="2026-04-28T16:07:54Z">
                <w:r w:rsidDel="00000000" w:rsidR="00000000" w:rsidRPr="00000000">
                  <w:rPr>
                    <w:rtl w:val="0"/>
                  </w:rPr>
                  <w:delText xml:space="preserve">Policía estadal          o</w:delText>
                </w:r>
              </w:del>
            </w:sdtContent>
          </w:sdt>
        </w:p>
      </w:sdtContent>
    </w:sdt>
    <w:sdt>
      <w:sdtPr>
        <w:id w:val="-1367350841"/>
        <w:tag w:val="goog_rdk_82"/>
      </w:sdtPr>
      <w:sdtContent>
        <w:p w:rsidR="00000000" w:rsidDel="00000000" w:rsidP="00000000" w:rsidRDefault="00000000" w:rsidRPr="00000000" w14:paraId="0000004E">
          <w:pPr>
            <w:spacing w:after="40" w:before="40" w:lineRule="auto"/>
            <w:ind w:left="720" w:firstLine="0"/>
            <w:rPr>
              <w:del w:author="Dorothy Jane Bridges Kronick" w:id="1" w:date="2026-04-28T16:07:54Z"/>
            </w:rPr>
          </w:pPr>
          <w:sdt>
            <w:sdtPr>
              <w:id w:val="244203764"/>
              <w:tag w:val="goog_rdk_81"/>
            </w:sdtPr>
            <w:sdtContent>
              <w:del w:author="Dorothy Jane Bridges Kronick" w:id="1" w:date="2026-04-28T16:07:54Z">
                <w:r w:rsidDel="00000000" w:rsidR="00000000" w:rsidRPr="00000000">
                  <w:rPr>
                    <w:rtl w:val="0"/>
                  </w:rPr>
                  <w:delText xml:space="preserve">SEBIN                o</w:delText>
                </w:r>
              </w:del>
            </w:sdtContent>
          </w:sdt>
        </w:p>
      </w:sdtContent>
    </w:sdt>
    <w:sdt>
      <w:sdtPr>
        <w:id w:val="-2061687330"/>
        <w:tag w:val="goog_rdk_84"/>
      </w:sdtPr>
      <w:sdtContent>
        <w:p w:rsidR="00000000" w:rsidDel="00000000" w:rsidP="00000000" w:rsidRDefault="00000000" w:rsidRPr="00000000" w14:paraId="0000004F">
          <w:pPr>
            <w:spacing w:after="40" w:before="40" w:lineRule="auto"/>
            <w:ind w:left="720" w:firstLine="0"/>
            <w:rPr>
              <w:del w:author="Dorothy Jane Bridges Kronick" w:id="1" w:date="2026-04-28T16:07:54Z"/>
            </w:rPr>
          </w:pPr>
          <w:sdt>
            <w:sdtPr>
              <w:id w:val="-709133533"/>
              <w:tag w:val="goog_rdk_83"/>
            </w:sdtPr>
            <w:sdtContent>
              <w:del w:author="Dorothy Jane Bridges Kronick" w:id="1" w:date="2026-04-28T16:07:54Z">
                <w:r w:rsidDel="00000000" w:rsidR="00000000" w:rsidRPr="00000000">
                  <w:rPr>
                    <w:rtl w:val="0"/>
                  </w:rPr>
                  <w:delText xml:space="preserve">Guardia Nacional        o</w:delText>
                </w:r>
              </w:del>
            </w:sdtContent>
          </w:sdt>
        </w:p>
      </w:sdtContent>
    </w:sdt>
    <w:sdt>
      <w:sdtPr>
        <w:id w:val="-2146170734"/>
        <w:tag w:val="goog_rdk_86"/>
      </w:sdtPr>
      <w:sdtContent>
        <w:p w:rsidR="00000000" w:rsidDel="00000000" w:rsidP="00000000" w:rsidRDefault="00000000" w:rsidRPr="00000000" w14:paraId="00000050">
          <w:pPr>
            <w:spacing w:after="40" w:before="40" w:lineRule="auto"/>
            <w:ind w:left="720" w:firstLine="0"/>
            <w:rPr>
              <w:del w:author="Dorothy Jane Bridges Kronick" w:id="1" w:date="2026-04-28T16:07:54Z"/>
            </w:rPr>
          </w:pPr>
          <w:sdt>
            <w:sdtPr>
              <w:id w:val="1424144571"/>
              <w:tag w:val="goog_rdk_85"/>
            </w:sdtPr>
            <w:sdtContent>
              <w:del w:author="Dorothy Jane Bridges Kronick" w:id="1" w:date="2026-04-28T16:07:54Z">
                <w:r w:rsidDel="00000000" w:rsidR="00000000" w:rsidRPr="00000000">
                  <w:rPr>
                    <w:rtl w:val="0"/>
                  </w:rPr>
                  <w:delText xml:space="preserve">Ejército              </w:delText>
                </w:r>
              </w:del>
            </w:sdtContent>
          </w:sdt>
        </w:p>
      </w:sdtContent>
    </w:sdt>
    <w:sdt>
      <w:sdtPr>
        <w:id w:val="-2072572240"/>
        <w:tag w:val="goog_rdk_88"/>
      </w:sdtPr>
      <w:sdtContent>
        <w:p w:rsidR="00000000" w:rsidDel="00000000" w:rsidP="00000000" w:rsidRDefault="00000000" w:rsidRPr="00000000" w14:paraId="00000051">
          <w:pPr>
            <w:spacing w:after="40" w:before="40" w:lineRule="auto"/>
            <w:ind w:left="720" w:firstLine="0"/>
            <w:rPr>
              <w:del w:author="Dorothy Jane Bridges Kronick" w:id="1" w:date="2026-04-28T16:07:54Z"/>
            </w:rPr>
          </w:pPr>
          <w:sdt>
            <w:sdtPr>
              <w:id w:val="663639651"/>
              <w:tag w:val="goog_rdk_87"/>
            </w:sdtPr>
            <w:sdtContent>
              <w:del w:author="Dorothy Jane Bridges Kronick" w:id="1" w:date="2026-04-28T16:07:54Z">
                <w:r w:rsidDel="00000000" w:rsidR="00000000" w:rsidRPr="00000000">
                  <w:rPr>
                    <w:rtl w:val="0"/>
                  </w:rPr>
                  <w:delText xml:space="preserve">CICPC             </w:delText>
                </w:r>
              </w:del>
            </w:sdtContent>
          </w:sdt>
        </w:p>
      </w:sdtContent>
    </w:sdt>
    <w:p w:rsidR="00000000" w:rsidDel="00000000" w:rsidP="00000000" w:rsidRDefault="00000000" w:rsidRPr="00000000" w14:paraId="00000052">
      <w:pPr>
        <w:spacing w:after="40" w:before="40" w:lineRule="auto"/>
        <w:ind w:left="720" w:firstLine="0"/>
        <w:rPr/>
      </w:pPr>
      <w:sdt>
        <w:sdtPr>
          <w:id w:val="1664426079"/>
          <w:tag w:val="goog_rdk_89"/>
        </w:sdtPr>
        <w:sdtContent>
          <w:del w:author="Dorothy Jane Bridges Kronick" w:id="1" w:date="2026-04-28T16:07:54Z">
            <w:r w:rsidDel="00000000" w:rsidR="00000000" w:rsidRPr="00000000">
              <w:rPr>
                <w:rtl w:val="0"/>
              </w:rPr>
              <w:delText xml:space="preserve">DGCIM              </w:delText>
            </w:r>
          </w:del>
        </w:sdtContent>
      </w:sdt>
      <w:r w:rsidDel="00000000" w:rsidR="00000000" w:rsidRPr="00000000">
        <w:rPr>
          <w:rtl w:val="0"/>
        </w:rPr>
        <w:t xml:space="preserve">  </w:t>
      </w:r>
    </w:p>
    <w:p w:rsidR="00000000" w:rsidDel="00000000" w:rsidP="00000000" w:rsidRDefault="00000000" w:rsidRPr="00000000" w14:paraId="00000053">
      <w:pPr>
        <w:pBdr>
          <w:bottom w:color="999999" w:space="1" w:sz="6" w:val="single"/>
        </w:pBdr>
        <w:spacing w:after="240" w:before="240" w:lineRule="auto"/>
        <w:rPr/>
      </w:pPr>
      <w:r w:rsidDel="00000000" w:rsidR="00000000" w:rsidRPr="00000000">
        <w:rPr>
          <w:rtl w:val="0"/>
        </w:rPr>
      </w:r>
    </w:p>
    <w:p w:rsidR="00000000" w:rsidDel="00000000" w:rsidP="00000000" w:rsidRDefault="00000000" w:rsidRPr="00000000" w14:paraId="00000054">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55">
      <w:pPr>
        <w:pBdr>
          <w:bottom w:color="999999" w:space="1" w:sz="6" w:val="single"/>
        </w:pBdr>
        <w:spacing w:after="0" w:before="80" w:lineRule="auto"/>
        <w:rPr>
          <w:b w:val="1"/>
          <w:bCs w:val="1"/>
        </w:rPr>
      </w:pPr>
      <w:r w:rsidDel="00000000" w:rsidR="00000000" w:rsidRPr="00000000">
        <w:rPr>
          <w:b w:val="1"/>
          <w:bCs w:val="1"/>
          <w:rtl w:val="0"/>
        </w:rPr>
        <w:t xml:space="preserve">¿Qué tan de acuerdo está con las siguientes afirmaciones: </w:t>
      </w:r>
    </w:p>
    <w:sdt>
      <w:sdtPr>
        <w:id w:val="1482924949"/>
        <w:tag w:val="goog_rdk_93"/>
      </w:sdtPr>
      <w:sdtContent>
        <w:p w:rsidR="00000000" w:rsidDel="00000000" w:rsidP="00000000" w:rsidRDefault="00000000" w:rsidRPr="00000000" w14:paraId="00000056">
          <w:pPr>
            <w:pBdr>
              <w:bottom w:color="999999" w:space="1" w:sz="6" w:val="single"/>
            </w:pBdr>
            <w:spacing w:after="0" w:before="80" w:lineRule="auto"/>
            <w:rPr>
              <w:del w:author="Dorothy Jane Bridges Kronick" w:id="2" w:date="2026-04-28T16:07:49Z"/>
            </w:rPr>
          </w:pPr>
          <w:sdt>
            <w:sdtPr>
              <w:id w:val="-696705724"/>
              <w:tag w:val="goog_rdk_91"/>
            </w:sdtPr>
            <w:sdtContent>
              <w:del w:author="Dorothy Jane Bridges Kronick" w:id="2" w:date="2026-04-28T16:07:49Z"/>
              <w:sdt>
                <w:sdtPr>
                  <w:id w:val="-966556366"/>
                  <w:tag w:val="goog_rdk_92"/>
                </w:sdtPr>
                <w:sdtContent>
                  <w:commentRangeStart w:id="4"/>
                </w:sdtContent>
              </w:sdt>
              <w:del w:author="Dorothy Jane Bridges Kronick" w:id="2" w:date="2026-04-28T16:07:49Z">
                <w:r w:rsidDel="00000000" w:rsidR="00000000" w:rsidRPr="00000000">
                  <w:rPr>
                    <w:rtl w:val="0"/>
                  </w:rPr>
                  <w:delText xml:space="preserve">3b. Los funcionarios de la policía tratan a todos los venezolanos por igual conforme a la ley. </w:delText>
                </w:r>
              </w:del>
            </w:sdtContent>
          </w:sdt>
        </w:p>
      </w:sdtContent>
    </w:sdt>
    <w:sdt>
      <w:sdtPr>
        <w:id w:val="203887666"/>
        <w:tag w:val="goog_rdk_95"/>
      </w:sdtPr>
      <w:sdtContent>
        <w:p w:rsidR="00000000" w:rsidDel="00000000" w:rsidP="00000000" w:rsidRDefault="00000000" w:rsidRPr="00000000" w14:paraId="00000057">
          <w:pPr>
            <w:spacing w:after="40" w:before="40" w:lineRule="auto"/>
            <w:ind w:left="720" w:firstLine="0"/>
            <w:rPr>
              <w:del w:author="Dorothy Jane Bridges Kronick" w:id="2" w:date="2026-04-28T16:07:49Z"/>
            </w:rPr>
          </w:pPr>
          <w:sdt>
            <w:sdtPr>
              <w:id w:val="754636166"/>
              <w:tag w:val="goog_rdk_94"/>
            </w:sdtPr>
            <w:sdtContent>
              <w:del w:author="Dorothy Jane Bridges Kronick" w:id="2" w:date="2026-04-28T16:07:49Z">
                <w:r w:rsidDel="00000000" w:rsidR="00000000" w:rsidRPr="00000000">
                  <w:rPr>
                    <w:b w:val="1"/>
                    <w:bCs w:val="1"/>
                    <w:rtl w:val="0"/>
                  </w:rPr>
                  <w:delText xml:space="preserve">(1)  Muy de acuerdo</w:delText>
                </w:r>
                <w:r w:rsidDel="00000000" w:rsidR="00000000" w:rsidRPr="00000000">
                  <w:rPr>
                    <w:rtl w:val="0"/>
                  </w:rPr>
                </w:r>
              </w:del>
            </w:sdtContent>
          </w:sdt>
        </w:p>
      </w:sdtContent>
    </w:sdt>
    <w:sdt>
      <w:sdtPr>
        <w:id w:val="-408011531"/>
        <w:tag w:val="goog_rdk_97"/>
      </w:sdtPr>
      <w:sdtContent>
        <w:p w:rsidR="00000000" w:rsidDel="00000000" w:rsidP="00000000" w:rsidRDefault="00000000" w:rsidRPr="00000000" w14:paraId="00000058">
          <w:pPr>
            <w:spacing w:after="40" w:before="40" w:lineRule="auto"/>
            <w:ind w:left="720" w:firstLine="0"/>
            <w:rPr>
              <w:del w:author="Dorothy Jane Bridges Kronick" w:id="2" w:date="2026-04-28T16:07:49Z"/>
            </w:rPr>
          </w:pPr>
          <w:sdt>
            <w:sdtPr>
              <w:id w:val="-542062335"/>
              <w:tag w:val="goog_rdk_96"/>
            </w:sdtPr>
            <w:sdtContent>
              <w:del w:author="Dorothy Jane Bridges Kronick" w:id="2" w:date="2026-04-28T16:07:49Z">
                <w:r w:rsidDel="00000000" w:rsidR="00000000" w:rsidRPr="00000000">
                  <w:rPr>
                    <w:b w:val="1"/>
                    <w:bCs w:val="1"/>
                    <w:rtl w:val="0"/>
                  </w:rPr>
                  <w:delText xml:space="preserve">(2)  De acuerdo</w:delText>
                </w:r>
                <w:r w:rsidDel="00000000" w:rsidR="00000000" w:rsidRPr="00000000">
                  <w:rPr>
                    <w:rtl w:val="0"/>
                  </w:rPr>
                </w:r>
              </w:del>
            </w:sdtContent>
          </w:sdt>
        </w:p>
      </w:sdtContent>
    </w:sdt>
    <w:sdt>
      <w:sdtPr>
        <w:id w:val="1749044631"/>
        <w:tag w:val="goog_rdk_99"/>
      </w:sdtPr>
      <w:sdtContent>
        <w:p w:rsidR="00000000" w:rsidDel="00000000" w:rsidP="00000000" w:rsidRDefault="00000000" w:rsidRPr="00000000" w14:paraId="00000059">
          <w:pPr>
            <w:spacing w:after="40" w:before="40" w:lineRule="auto"/>
            <w:ind w:left="720" w:firstLine="0"/>
            <w:rPr>
              <w:del w:author="Dorothy Jane Bridges Kronick" w:id="2" w:date="2026-04-28T16:07:49Z"/>
            </w:rPr>
          </w:pPr>
          <w:sdt>
            <w:sdtPr>
              <w:id w:val="-569158420"/>
              <w:tag w:val="goog_rdk_98"/>
            </w:sdtPr>
            <w:sdtContent>
              <w:del w:author="Dorothy Jane Bridges Kronick" w:id="2" w:date="2026-04-28T16:07:49Z">
                <w:r w:rsidDel="00000000" w:rsidR="00000000" w:rsidRPr="00000000">
                  <w:rPr>
                    <w:b w:val="1"/>
                    <w:bCs w:val="1"/>
                    <w:rtl w:val="0"/>
                  </w:rPr>
                  <w:delText xml:space="preserve">(3)  Ni de acuerdo ni en desacuerdo</w:delText>
                </w:r>
                <w:r w:rsidDel="00000000" w:rsidR="00000000" w:rsidRPr="00000000">
                  <w:rPr>
                    <w:rtl w:val="0"/>
                  </w:rPr>
                </w:r>
              </w:del>
            </w:sdtContent>
          </w:sdt>
        </w:p>
      </w:sdtContent>
    </w:sdt>
    <w:sdt>
      <w:sdtPr>
        <w:id w:val="-1224171149"/>
        <w:tag w:val="goog_rdk_101"/>
      </w:sdtPr>
      <w:sdtContent>
        <w:p w:rsidR="00000000" w:rsidDel="00000000" w:rsidP="00000000" w:rsidRDefault="00000000" w:rsidRPr="00000000" w14:paraId="0000005A">
          <w:pPr>
            <w:spacing w:after="40" w:before="40" w:lineRule="auto"/>
            <w:ind w:left="720" w:firstLine="0"/>
            <w:rPr>
              <w:del w:author="Dorothy Jane Bridges Kronick" w:id="2" w:date="2026-04-28T16:07:49Z"/>
            </w:rPr>
          </w:pPr>
          <w:sdt>
            <w:sdtPr>
              <w:id w:val="625103137"/>
              <w:tag w:val="goog_rdk_100"/>
            </w:sdtPr>
            <w:sdtContent>
              <w:del w:author="Dorothy Jane Bridges Kronick" w:id="2" w:date="2026-04-28T16:07:49Z">
                <w:r w:rsidDel="00000000" w:rsidR="00000000" w:rsidRPr="00000000">
                  <w:rPr>
                    <w:b w:val="1"/>
                    <w:bCs w:val="1"/>
                    <w:rtl w:val="0"/>
                  </w:rPr>
                  <w:delText xml:space="preserve">(4)  En desacuerdo</w:delText>
                </w:r>
                <w:r w:rsidDel="00000000" w:rsidR="00000000" w:rsidRPr="00000000">
                  <w:rPr>
                    <w:rtl w:val="0"/>
                  </w:rPr>
                </w:r>
              </w:del>
            </w:sdtContent>
          </w:sdt>
        </w:p>
      </w:sdtContent>
    </w:sdt>
    <w:sdt>
      <w:sdtPr>
        <w:id w:val="1291746037"/>
        <w:tag w:val="goog_rdk_103"/>
      </w:sdtPr>
      <w:sdtContent>
        <w:p w:rsidR="00000000" w:rsidDel="00000000" w:rsidP="00000000" w:rsidRDefault="00000000" w:rsidRPr="00000000" w14:paraId="0000005B">
          <w:pPr>
            <w:spacing w:after="40" w:before="40" w:lineRule="auto"/>
            <w:ind w:left="720" w:firstLine="0"/>
            <w:rPr>
              <w:del w:author="Dorothy Jane Bridges Kronick" w:id="2" w:date="2026-04-28T16:07:49Z"/>
            </w:rPr>
          </w:pPr>
          <w:sdt>
            <w:sdtPr>
              <w:id w:val="-1633400086"/>
              <w:tag w:val="goog_rdk_102"/>
            </w:sdtPr>
            <w:sdtContent>
              <w:del w:author="Dorothy Jane Bridges Kronick" w:id="2" w:date="2026-04-28T16:07:49Z">
                <w:r w:rsidDel="00000000" w:rsidR="00000000" w:rsidRPr="00000000">
                  <w:rPr>
                    <w:b w:val="1"/>
                    <w:bCs w:val="1"/>
                    <w:rtl w:val="0"/>
                  </w:rPr>
                  <w:delText xml:space="preserve">(5)  Muy en desacuerdo</w:delText>
                </w:r>
                <w:r w:rsidDel="00000000" w:rsidR="00000000" w:rsidRPr="00000000">
                  <w:rPr>
                    <w:rtl w:val="0"/>
                  </w:rPr>
                </w:r>
              </w:del>
            </w:sdtContent>
          </w:sdt>
        </w:p>
      </w:sdtContent>
    </w:sdt>
    <w:sdt>
      <w:sdtPr>
        <w:id w:val="-829217517"/>
        <w:tag w:val="goog_rdk_105"/>
      </w:sdtPr>
      <w:sdtContent>
        <w:p w:rsidR="00000000" w:rsidDel="00000000" w:rsidP="00000000" w:rsidRDefault="00000000" w:rsidRPr="00000000" w14:paraId="0000005C">
          <w:pPr>
            <w:spacing w:after="40" w:before="40" w:lineRule="auto"/>
            <w:ind w:left="720" w:firstLine="0"/>
            <w:rPr>
              <w:del w:author="Dorothy Jane Bridges Kronick" w:id="2" w:date="2026-04-28T16:07:49Z"/>
            </w:rPr>
          </w:pPr>
          <w:sdt>
            <w:sdtPr>
              <w:id w:val="-2091739501"/>
              <w:tag w:val="goog_rdk_104"/>
            </w:sdtPr>
            <w:sdtContent>
              <w:del w:author="Dorothy Jane Bridges Kronick" w:id="2" w:date="2026-04-28T16:07:49Z">
                <w:r w:rsidDel="00000000" w:rsidR="00000000" w:rsidRPr="00000000">
                  <w:rPr>
                    <w:b w:val="1"/>
                    <w:bCs w:val="1"/>
                    <w:rtl w:val="0"/>
                  </w:rPr>
                  <w:delText xml:space="preserve">(888888)  No sabe  [NO LEER]</w:delText>
                </w:r>
                <w:r w:rsidDel="00000000" w:rsidR="00000000" w:rsidRPr="00000000">
                  <w:rPr>
                    <w:rtl w:val="0"/>
                  </w:rPr>
                </w:r>
              </w:del>
            </w:sdtContent>
          </w:sdt>
        </w:p>
      </w:sdtContent>
    </w:sdt>
    <w:sdt>
      <w:sdtPr>
        <w:id w:val="-1234624652"/>
        <w:tag w:val="goog_rdk_107"/>
      </w:sdtPr>
      <w:sdtContent>
        <w:p w:rsidR="00000000" w:rsidDel="00000000" w:rsidP="00000000" w:rsidRDefault="00000000" w:rsidRPr="00000000" w14:paraId="0000005D">
          <w:pPr>
            <w:spacing w:after="40" w:before="40" w:lineRule="auto"/>
            <w:ind w:left="720" w:firstLine="0"/>
            <w:rPr>
              <w:del w:author="Dorothy Jane Bridges Kronick" w:id="2" w:date="2026-04-28T16:07:49Z"/>
            </w:rPr>
          </w:pPr>
          <w:sdt>
            <w:sdtPr>
              <w:id w:val="531362405"/>
              <w:tag w:val="goog_rdk_106"/>
            </w:sdtPr>
            <w:sdtContent>
              <w:del w:author="Dorothy Jane Bridges Kronick" w:id="2" w:date="2026-04-28T16:07:49Z">
                <w:r w:rsidDel="00000000" w:rsidR="00000000" w:rsidRPr="00000000">
                  <w:rPr>
                    <w:b w:val="1"/>
                    <w:bCs w:val="1"/>
                    <w:rtl w:val="0"/>
                  </w:rPr>
                  <w:delText xml:space="preserve">(988888)  No responde  [NO LEER]</w:delText>
                </w:r>
                <w:commentRangeEnd w:id="4"/>
                <w:r w:rsidDel="00000000" w:rsidR="00000000" w:rsidRPr="00000000">
                  <w:commentReference w:id="4"/>
                </w:r>
                <w:r w:rsidDel="00000000" w:rsidR="00000000" w:rsidRPr="00000000">
                  <w:rPr>
                    <w:rtl w:val="0"/>
                  </w:rPr>
                </w:r>
              </w:del>
            </w:sdtContent>
          </w:sdt>
        </w:p>
      </w:sdtContent>
    </w:sdt>
    <w:sdt>
      <w:sdtPr>
        <w:id w:val="1406368903"/>
        <w:tag w:val="goog_rdk_109"/>
      </w:sdtPr>
      <w:sdtContent>
        <w:p w:rsidR="00000000" w:rsidDel="00000000" w:rsidP="00000000" w:rsidRDefault="00000000" w:rsidRPr="00000000" w14:paraId="0000005E">
          <w:pPr>
            <w:spacing w:after="40" w:before="40" w:lineRule="auto"/>
            <w:ind w:left="720" w:firstLine="0"/>
            <w:rPr>
              <w:del w:author="Dorothy Jane Bridges Kronick" w:id="2" w:date="2026-04-28T16:07:49Z"/>
            </w:rPr>
          </w:pPr>
          <w:sdt>
            <w:sdtPr>
              <w:id w:val="-1661454411"/>
              <w:tag w:val="goog_rdk_108"/>
            </w:sdtPr>
            <w:sdtContent>
              <w:del w:author="Dorothy Jane Bridges Kronick" w:id="2" w:date="2026-04-28T16:07:49Z">
                <w:r w:rsidDel="00000000" w:rsidR="00000000" w:rsidRPr="00000000">
                  <w:rPr>
                    <w:rtl w:val="0"/>
                  </w:rPr>
                </w:r>
              </w:del>
            </w:sdtContent>
          </w:sdt>
        </w:p>
      </w:sdtContent>
    </w:sdt>
    <w:sdt>
      <w:sdtPr>
        <w:id w:val="527123204"/>
        <w:tag w:val="goog_rdk_113"/>
      </w:sdtPr>
      <w:sdtContent>
        <w:p w:rsidR="00000000" w:rsidDel="00000000" w:rsidP="00000000" w:rsidRDefault="00000000" w:rsidRPr="00000000" w14:paraId="0000005F">
          <w:pPr>
            <w:spacing w:after="40" w:before="40" w:lineRule="auto"/>
            <w:ind w:left="0" w:firstLine="0"/>
            <w:rPr>
              <w:del w:author="Dorothy Jane Bridges Kronick" w:id="2" w:date="2026-04-28T16:07:49Z"/>
            </w:rPr>
          </w:pPr>
          <w:sdt>
            <w:sdtPr>
              <w:id w:val="-1275366317"/>
              <w:tag w:val="goog_rdk_110"/>
            </w:sdtPr>
            <w:sdtContent>
              <w:del w:author="Dorothy Jane Bridges Kronick" w:id="2" w:date="2026-04-28T16:07:49Z"/>
              <w:sdt>
                <w:sdtPr>
                  <w:id w:val="496728162"/>
                  <w:tag w:val="goog_rdk_111"/>
                </w:sdtPr>
                <w:sdtContent>
                  <w:commentRangeStart w:id="5"/>
                </w:sdtContent>
              </w:sdt>
              <w:del w:author="Dorothy Jane Bridges Kronick" w:id="2" w:date="2026-04-28T16:07:49Z">
                <w:r w:rsidDel="00000000" w:rsidR="00000000" w:rsidRPr="00000000">
                  <w:rPr>
                    <w:rtl w:val="0"/>
                  </w:rPr>
                  <w:delText xml:space="preserve">3c. Los </w:delText>
                </w:r>
                <w:sdt>
                  <w:sdtPr>
                    <w:id w:val="1290218524"/>
                    <w:tag w:val="goog_rdk_112"/>
                  </w:sdtPr>
                  <w:sdtContent>
                    <w:commentRangeStart w:id="6"/>
                  </w:sdtContent>
                </w:sdt>
                <w:r w:rsidDel="00000000" w:rsidR="00000000" w:rsidRPr="00000000">
                  <w:rPr>
                    <w:rtl w:val="0"/>
                  </w:rPr>
                  <w:delText xml:space="preserve">funcionarios de la policía t</w:delText>
                </w:r>
                <w:commentRangeEnd w:id="6"/>
                <w:r w:rsidDel="00000000" w:rsidR="00000000" w:rsidRPr="00000000">
                  <w:commentReference w:id="6"/>
                </w:r>
                <w:r w:rsidDel="00000000" w:rsidR="00000000" w:rsidRPr="00000000">
                  <w:rPr>
                    <w:rtl w:val="0"/>
                  </w:rPr>
                  <w:delText xml:space="preserve">ratan a las personas de manera diferente según su afiliación política. </w:delText>
                </w:r>
              </w:del>
            </w:sdtContent>
          </w:sdt>
        </w:p>
      </w:sdtContent>
    </w:sdt>
    <w:sdt>
      <w:sdtPr>
        <w:id w:val="-196630267"/>
        <w:tag w:val="goog_rdk_115"/>
      </w:sdtPr>
      <w:sdtContent>
        <w:p w:rsidR="00000000" w:rsidDel="00000000" w:rsidP="00000000" w:rsidRDefault="00000000" w:rsidRPr="00000000" w14:paraId="00000060">
          <w:pPr>
            <w:spacing w:after="40" w:before="40" w:lineRule="auto"/>
            <w:ind w:left="720" w:firstLine="0"/>
            <w:rPr>
              <w:del w:author="Dorothy Jane Bridges Kronick" w:id="2" w:date="2026-04-28T16:07:49Z"/>
            </w:rPr>
          </w:pPr>
          <w:sdt>
            <w:sdtPr>
              <w:id w:val="-729817163"/>
              <w:tag w:val="goog_rdk_114"/>
            </w:sdtPr>
            <w:sdtContent>
              <w:del w:author="Dorothy Jane Bridges Kronick" w:id="2" w:date="2026-04-28T16:07:49Z">
                <w:r w:rsidDel="00000000" w:rsidR="00000000" w:rsidRPr="00000000">
                  <w:rPr>
                    <w:b w:val="1"/>
                    <w:bCs w:val="1"/>
                    <w:rtl w:val="0"/>
                  </w:rPr>
                  <w:delText xml:space="preserve">(1)  Muy de acuerdo</w:delText>
                </w:r>
                <w:r w:rsidDel="00000000" w:rsidR="00000000" w:rsidRPr="00000000">
                  <w:rPr>
                    <w:rtl w:val="0"/>
                  </w:rPr>
                </w:r>
              </w:del>
            </w:sdtContent>
          </w:sdt>
        </w:p>
      </w:sdtContent>
    </w:sdt>
    <w:sdt>
      <w:sdtPr>
        <w:id w:val="1142774148"/>
        <w:tag w:val="goog_rdk_117"/>
      </w:sdtPr>
      <w:sdtContent>
        <w:p w:rsidR="00000000" w:rsidDel="00000000" w:rsidP="00000000" w:rsidRDefault="00000000" w:rsidRPr="00000000" w14:paraId="00000061">
          <w:pPr>
            <w:spacing w:after="40" w:before="40" w:lineRule="auto"/>
            <w:ind w:left="720" w:firstLine="0"/>
            <w:rPr>
              <w:del w:author="Dorothy Jane Bridges Kronick" w:id="2" w:date="2026-04-28T16:07:49Z"/>
            </w:rPr>
          </w:pPr>
          <w:sdt>
            <w:sdtPr>
              <w:id w:val="1329885211"/>
              <w:tag w:val="goog_rdk_116"/>
            </w:sdtPr>
            <w:sdtContent>
              <w:del w:author="Dorothy Jane Bridges Kronick" w:id="2" w:date="2026-04-28T16:07:49Z">
                <w:r w:rsidDel="00000000" w:rsidR="00000000" w:rsidRPr="00000000">
                  <w:rPr>
                    <w:b w:val="1"/>
                    <w:bCs w:val="1"/>
                    <w:rtl w:val="0"/>
                  </w:rPr>
                  <w:delText xml:space="preserve">(2)  De acuerdo</w:delText>
                </w:r>
                <w:r w:rsidDel="00000000" w:rsidR="00000000" w:rsidRPr="00000000">
                  <w:rPr>
                    <w:rtl w:val="0"/>
                  </w:rPr>
                </w:r>
              </w:del>
            </w:sdtContent>
          </w:sdt>
        </w:p>
      </w:sdtContent>
    </w:sdt>
    <w:sdt>
      <w:sdtPr>
        <w:id w:val="-2137344976"/>
        <w:tag w:val="goog_rdk_119"/>
      </w:sdtPr>
      <w:sdtContent>
        <w:p w:rsidR="00000000" w:rsidDel="00000000" w:rsidP="00000000" w:rsidRDefault="00000000" w:rsidRPr="00000000" w14:paraId="00000062">
          <w:pPr>
            <w:spacing w:after="40" w:before="40" w:lineRule="auto"/>
            <w:ind w:left="720" w:firstLine="0"/>
            <w:rPr>
              <w:del w:author="Dorothy Jane Bridges Kronick" w:id="2" w:date="2026-04-28T16:07:49Z"/>
            </w:rPr>
          </w:pPr>
          <w:sdt>
            <w:sdtPr>
              <w:id w:val="1079072374"/>
              <w:tag w:val="goog_rdk_118"/>
            </w:sdtPr>
            <w:sdtContent>
              <w:del w:author="Dorothy Jane Bridges Kronick" w:id="2" w:date="2026-04-28T16:07:49Z">
                <w:r w:rsidDel="00000000" w:rsidR="00000000" w:rsidRPr="00000000">
                  <w:rPr>
                    <w:b w:val="1"/>
                    <w:bCs w:val="1"/>
                    <w:rtl w:val="0"/>
                  </w:rPr>
                  <w:delText xml:space="preserve">(3)  Ni de acuerdo ni en desacuerdo</w:delText>
                </w:r>
                <w:r w:rsidDel="00000000" w:rsidR="00000000" w:rsidRPr="00000000">
                  <w:rPr>
                    <w:rtl w:val="0"/>
                  </w:rPr>
                </w:r>
              </w:del>
            </w:sdtContent>
          </w:sdt>
        </w:p>
      </w:sdtContent>
    </w:sdt>
    <w:sdt>
      <w:sdtPr>
        <w:id w:val="-932361220"/>
        <w:tag w:val="goog_rdk_121"/>
      </w:sdtPr>
      <w:sdtContent>
        <w:p w:rsidR="00000000" w:rsidDel="00000000" w:rsidP="00000000" w:rsidRDefault="00000000" w:rsidRPr="00000000" w14:paraId="00000063">
          <w:pPr>
            <w:spacing w:after="40" w:before="40" w:lineRule="auto"/>
            <w:ind w:left="720" w:firstLine="0"/>
            <w:rPr>
              <w:del w:author="Dorothy Jane Bridges Kronick" w:id="2" w:date="2026-04-28T16:07:49Z"/>
            </w:rPr>
          </w:pPr>
          <w:sdt>
            <w:sdtPr>
              <w:id w:val="2099698289"/>
              <w:tag w:val="goog_rdk_120"/>
            </w:sdtPr>
            <w:sdtContent>
              <w:del w:author="Dorothy Jane Bridges Kronick" w:id="2" w:date="2026-04-28T16:07:49Z">
                <w:r w:rsidDel="00000000" w:rsidR="00000000" w:rsidRPr="00000000">
                  <w:rPr>
                    <w:b w:val="1"/>
                    <w:bCs w:val="1"/>
                    <w:rtl w:val="0"/>
                  </w:rPr>
                  <w:delText xml:space="preserve">(4)  En desacuerdo</w:delText>
                </w:r>
                <w:r w:rsidDel="00000000" w:rsidR="00000000" w:rsidRPr="00000000">
                  <w:rPr>
                    <w:rtl w:val="0"/>
                  </w:rPr>
                </w:r>
              </w:del>
            </w:sdtContent>
          </w:sdt>
        </w:p>
      </w:sdtContent>
    </w:sdt>
    <w:sdt>
      <w:sdtPr>
        <w:id w:val="-1860682313"/>
        <w:tag w:val="goog_rdk_123"/>
      </w:sdtPr>
      <w:sdtContent>
        <w:p w:rsidR="00000000" w:rsidDel="00000000" w:rsidP="00000000" w:rsidRDefault="00000000" w:rsidRPr="00000000" w14:paraId="00000064">
          <w:pPr>
            <w:spacing w:after="40" w:before="40" w:lineRule="auto"/>
            <w:ind w:left="720" w:firstLine="0"/>
            <w:rPr>
              <w:del w:author="Dorothy Jane Bridges Kronick" w:id="2" w:date="2026-04-28T16:07:49Z"/>
            </w:rPr>
          </w:pPr>
          <w:sdt>
            <w:sdtPr>
              <w:id w:val="-1403433605"/>
              <w:tag w:val="goog_rdk_122"/>
            </w:sdtPr>
            <w:sdtContent>
              <w:del w:author="Dorothy Jane Bridges Kronick" w:id="2" w:date="2026-04-28T16:07:49Z">
                <w:r w:rsidDel="00000000" w:rsidR="00000000" w:rsidRPr="00000000">
                  <w:rPr>
                    <w:b w:val="1"/>
                    <w:bCs w:val="1"/>
                    <w:rtl w:val="0"/>
                  </w:rPr>
                  <w:delText xml:space="preserve">(5)  Muy en desacuerdo</w:delText>
                </w:r>
                <w:r w:rsidDel="00000000" w:rsidR="00000000" w:rsidRPr="00000000">
                  <w:rPr>
                    <w:rtl w:val="0"/>
                  </w:rPr>
                </w:r>
              </w:del>
            </w:sdtContent>
          </w:sdt>
        </w:p>
      </w:sdtContent>
    </w:sdt>
    <w:sdt>
      <w:sdtPr>
        <w:id w:val="-1886577650"/>
        <w:tag w:val="goog_rdk_125"/>
      </w:sdtPr>
      <w:sdtContent>
        <w:p w:rsidR="00000000" w:rsidDel="00000000" w:rsidP="00000000" w:rsidRDefault="00000000" w:rsidRPr="00000000" w14:paraId="00000065">
          <w:pPr>
            <w:spacing w:after="40" w:before="40" w:lineRule="auto"/>
            <w:ind w:left="720" w:firstLine="0"/>
            <w:rPr>
              <w:del w:author="Dorothy Jane Bridges Kronick" w:id="2" w:date="2026-04-28T16:07:49Z"/>
            </w:rPr>
          </w:pPr>
          <w:sdt>
            <w:sdtPr>
              <w:id w:val="-1225865404"/>
              <w:tag w:val="goog_rdk_124"/>
            </w:sdtPr>
            <w:sdtContent>
              <w:del w:author="Dorothy Jane Bridges Kronick" w:id="2" w:date="2026-04-28T16:07:49Z">
                <w:r w:rsidDel="00000000" w:rsidR="00000000" w:rsidRPr="00000000">
                  <w:rPr>
                    <w:b w:val="1"/>
                    <w:bCs w:val="1"/>
                    <w:rtl w:val="0"/>
                  </w:rPr>
                  <w:delText xml:space="preserve">(888888)  No sabe  [NO LEER]</w:delText>
                </w:r>
                <w:r w:rsidDel="00000000" w:rsidR="00000000" w:rsidRPr="00000000">
                  <w:rPr>
                    <w:rtl w:val="0"/>
                  </w:rPr>
                </w:r>
              </w:del>
            </w:sdtContent>
          </w:sdt>
        </w:p>
      </w:sdtContent>
    </w:sdt>
    <w:p w:rsidR="00000000" w:rsidDel="00000000" w:rsidP="00000000" w:rsidRDefault="00000000" w:rsidRPr="00000000" w14:paraId="00000066">
      <w:pPr>
        <w:spacing w:after="40" w:before="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sdt>
        <w:sdtPr>
          <w:id w:val="-396636375"/>
          <w:tag w:val="goog_rdk_126"/>
        </w:sdtPr>
        <w:sdtContent>
          <w:del w:author="Dorothy Jane Bridges Kronick" w:id="2" w:date="2026-04-28T16:07:49Z">
            <w:r w:rsidDel="00000000" w:rsidR="00000000" w:rsidRPr="00000000">
              <w:rPr>
                <w:b w:val="1"/>
                <w:bCs w:val="1"/>
                <w:rtl w:val="0"/>
              </w:rPr>
              <w:delText xml:space="preserve">(988888)  No responde  [NO LEER]</w:delText>
            </w:r>
          </w:del>
        </w:sdtContent>
      </w:sdt>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7">
      <w:pPr>
        <w:spacing w:after="60" w:before="120" w:lineRule="auto"/>
        <w:rPr/>
      </w:pPr>
      <w:r w:rsidDel="00000000" w:rsidR="00000000" w:rsidRPr="00000000">
        <w:rPr>
          <w:rFonts w:ascii="Arial" w:cs="Arial" w:eastAsia="Arial" w:hAnsi="Arial"/>
          <w:b w:val="1"/>
          <w:bCs w:val="1"/>
          <w:sz w:val="20"/>
          <w:szCs w:val="20"/>
          <w:rtl w:val="0"/>
        </w:rPr>
        <w:t xml:space="preserve">4. En general, ¿qué tan satisfecho/a está con el desempeño de la policía en su </w:t>
      </w:r>
      <w:r w:rsidDel="00000000" w:rsidR="00000000" w:rsidRPr="00000000">
        <w:rPr>
          <w:b w:val="1"/>
          <w:bCs w:val="1"/>
          <w:rtl w:val="0"/>
        </w:rPr>
        <w:t xml:space="preserve">sector</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68">
      <w:pPr>
        <w:spacing w:after="40" w:before="40" w:lineRule="auto"/>
        <w:ind w:left="720" w:firstLine="0"/>
        <w:rPr/>
      </w:pPr>
      <w:r w:rsidDel="00000000" w:rsidR="00000000" w:rsidRPr="00000000">
        <w:rPr>
          <w:rFonts w:ascii="Arial" w:cs="Arial" w:eastAsia="Arial" w:hAnsi="Arial"/>
          <w:b w:val="1"/>
          <w:bCs w:val="1"/>
          <w:sz w:val="20"/>
          <w:szCs w:val="20"/>
          <w:rtl w:val="0"/>
        </w:rPr>
        <w:t xml:space="preserve">(1)  Muy satisfecho/a</w:t>
      </w:r>
      <w:r w:rsidDel="00000000" w:rsidR="00000000" w:rsidRPr="00000000">
        <w:rPr>
          <w:rtl w:val="0"/>
        </w:rPr>
      </w:r>
    </w:p>
    <w:p w:rsidR="00000000" w:rsidDel="00000000" w:rsidP="00000000" w:rsidRDefault="00000000" w:rsidRPr="00000000" w14:paraId="00000069">
      <w:pPr>
        <w:spacing w:after="40" w:before="40" w:lineRule="auto"/>
        <w:ind w:left="720" w:firstLine="0"/>
        <w:rPr/>
      </w:pPr>
      <w:r w:rsidDel="00000000" w:rsidR="00000000" w:rsidRPr="00000000">
        <w:rPr>
          <w:rFonts w:ascii="Arial" w:cs="Arial" w:eastAsia="Arial" w:hAnsi="Arial"/>
          <w:b w:val="1"/>
          <w:bCs w:val="1"/>
          <w:sz w:val="20"/>
          <w:szCs w:val="20"/>
          <w:rtl w:val="0"/>
        </w:rPr>
        <w:t xml:space="preserve">(2)  Satisfecho/a</w:t>
      </w:r>
      <w:r w:rsidDel="00000000" w:rsidR="00000000" w:rsidRPr="00000000">
        <w:rPr>
          <w:rtl w:val="0"/>
        </w:rPr>
      </w:r>
    </w:p>
    <w:p w:rsidR="00000000" w:rsidDel="00000000" w:rsidP="00000000" w:rsidRDefault="00000000" w:rsidRPr="00000000" w14:paraId="0000006A">
      <w:pPr>
        <w:spacing w:after="40" w:before="40" w:lineRule="auto"/>
        <w:ind w:left="720" w:firstLine="0"/>
        <w:rPr/>
      </w:pPr>
      <w:r w:rsidDel="00000000" w:rsidR="00000000" w:rsidRPr="00000000">
        <w:rPr>
          <w:rFonts w:ascii="Arial" w:cs="Arial" w:eastAsia="Arial" w:hAnsi="Arial"/>
          <w:b w:val="1"/>
          <w:bCs w:val="1"/>
          <w:sz w:val="20"/>
          <w:szCs w:val="20"/>
          <w:rtl w:val="0"/>
        </w:rPr>
        <w:t xml:space="preserve">(3)  Insatisfecho/a</w:t>
      </w:r>
      <w:r w:rsidDel="00000000" w:rsidR="00000000" w:rsidRPr="00000000">
        <w:rPr>
          <w:rtl w:val="0"/>
        </w:rPr>
      </w:r>
    </w:p>
    <w:p w:rsidR="00000000" w:rsidDel="00000000" w:rsidP="00000000" w:rsidRDefault="00000000" w:rsidRPr="00000000" w14:paraId="0000006B">
      <w:pPr>
        <w:spacing w:after="40" w:before="40" w:lineRule="auto"/>
        <w:ind w:left="720" w:firstLine="0"/>
        <w:rPr/>
      </w:pPr>
      <w:r w:rsidDel="00000000" w:rsidR="00000000" w:rsidRPr="00000000">
        <w:rPr>
          <w:rFonts w:ascii="Arial" w:cs="Arial" w:eastAsia="Arial" w:hAnsi="Arial"/>
          <w:b w:val="1"/>
          <w:bCs w:val="1"/>
          <w:sz w:val="20"/>
          <w:szCs w:val="20"/>
          <w:rtl w:val="0"/>
        </w:rPr>
        <w:t xml:space="preserve">(4)  Muy insatisfecho/a</w:t>
      </w:r>
      <w:r w:rsidDel="00000000" w:rsidR="00000000" w:rsidRPr="00000000">
        <w:rPr>
          <w:rtl w:val="0"/>
        </w:rPr>
      </w:r>
    </w:p>
    <w:p w:rsidR="00000000" w:rsidDel="00000000" w:rsidP="00000000" w:rsidRDefault="00000000" w:rsidRPr="00000000" w14:paraId="0000006C">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06D">
      <w:pPr>
        <w:spacing w:after="40" w:before="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(988888)  No responde  [NO LEER]</w:t>
      </w:r>
    </w:p>
    <w:p w:rsidR="00000000" w:rsidDel="00000000" w:rsidP="00000000" w:rsidRDefault="00000000" w:rsidRPr="00000000" w14:paraId="0000006E">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policía respeta los derechos de los ciudadanos cuando realiza su trabajo.</w:t>
      </w:r>
    </w:p>
    <w:p w:rsidR="00000000" w:rsidDel="00000000" w:rsidP="00000000" w:rsidRDefault="00000000" w:rsidRPr="00000000" w14:paraId="00000070">
      <w:pPr>
        <w:rPr>
          <w:b w:val="1"/>
          <w:bCs w:val="1"/>
        </w:rPr>
      </w:pPr>
      <w:r w:rsidDel="00000000" w:rsidR="00000000" w:rsidRPr="00000000">
        <w:rPr>
          <w:rFonts w:ascii="Times New Roman" w:cs="Times New Roman" w:eastAsia="Times New Roman" w:hAnsi="Times New Roman"/>
          <w:sz w:val="22"/>
          <w:szCs w:val="22"/>
          <w:rtl w:val="0"/>
        </w:rPr>
        <w:t xml:space="preserve">Escala de acuerdo.</w:t>
      </w:r>
      <w:r w:rsidDel="00000000" w:rsidR="00000000" w:rsidRPr="00000000">
        <w:rPr>
          <w:rtl w:val="0"/>
        </w:rPr>
      </w:r>
    </w:p>
    <w:p w:rsidR="00000000" w:rsidDel="00000000" w:rsidP="00000000" w:rsidRDefault="00000000" w:rsidRPr="00000000" w14:paraId="00000071">
      <w:pPr>
        <w:spacing w:after="40" w:before="40" w:lineRule="auto"/>
        <w:ind w:left="720" w:firstLine="0"/>
        <w:rPr>
          <w:b w:val="1"/>
          <w:bCs w:val="1"/>
        </w:rPr>
      </w:pPr>
      <w:r w:rsidDel="00000000" w:rsidR="00000000" w:rsidRPr="00000000">
        <w:rPr>
          <w:rtl w:val="0"/>
        </w:rPr>
      </w:r>
    </w:p>
    <w:sdt>
      <w:sdtPr>
        <w:id w:val="24816964"/>
        <w:tag w:val="goog_rdk_130"/>
      </w:sdtPr>
      <w:sdtContent>
        <w:p w:rsidR="00000000" w:rsidDel="00000000" w:rsidP="00000000" w:rsidRDefault="00000000" w:rsidRPr="00000000" w14:paraId="00000072">
          <w:pPr>
            <w:spacing w:after="40" w:before="40" w:lineRule="auto"/>
            <w:rPr>
              <w:del w:author="Dorothy Jane Bridges Kronick" w:id="3" w:date="2026-04-28T16:07:45Z"/>
              <w:b w:val="1"/>
              <w:bCs w:val="1"/>
            </w:rPr>
          </w:pPr>
          <w:sdt>
            <w:sdtPr>
              <w:id w:val="1713421948"/>
              <w:tag w:val="goog_rdk_128"/>
            </w:sdtPr>
            <w:sdtContent>
              <w:del w:author="Dorothy Jane Bridges Kronick" w:id="3" w:date="2026-04-28T16:07:45Z"/>
              <w:sdt>
                <w:sdtPr>
                  <w:id w:val="936958775"/>
                  <w:tag w:val="goog_rdk_129"/>
                </w:sdtPr>
                <w:sdtContent>
                  <w:commentRangeStart w:id="7"/>
                </w:sdtContent>
              </w:sdt>
              <w:del w:author="Dorothy Jane Bridges Kronick" w:id="3" w:date="2026-04-28T16:07:45Z">
                <w:r w:rsidDel="00000000" w:rsidR="00000000" w:rsidRPr="00000000">
                  <w:rPr>
                    <w:b w:val="1"/>
                    <w:bCs w:val="1"/>
                    <w:rtl w:val="0"/>
                  </w:rPr>
                  <w:delText xml:space="preserve">Si la policía le pidiera información sobre un crimen en su barrio,</w:delText>
                </w:r>
              </w:del>
            </w:sdtContent>
          </w:sdt>
        </w:p>
      </w:sdtContent>
    </w:sdt>
    <w:sdt>
      <w:sdtPr>
        <w:id w:val="813282100"/>
        <w:tag w:val="goog_rdk_132"/>
      </w:sdtPr>
      <w:sdtContent>
        <w:p w:rsidR="00000000" w:rsidDel="00000000" w:rsidP="00000000" w:rsidRDefault="00000000" w:rsidRPr="00000000" w14:paraId="00000073">
          <w:pPr>
            <w:spacing w:after="40" w:before="40" w:lineRule="auto"/>
            <w:rPr>
              <w:del w:author="Dorothy Jane Bridges Kronick" w:id="3" w:date="2026-04-28T16:07:45Z"/>
              <w:b w:val="1"/>
              <w:bCs w:val="1"/>
            </w:rPr>
          </w:pPr>
          <w:sdt>
            <w:sdtPr>
              <w:id w:val="-1045366233"/>
              <w:tag w:val="goog_rdk_131"/>
            </w:sdtPr>
            <w:sdtContent>
              <w:del w:author="Dorothy Jane Bridges Kronick" w:id="3" w:date="2026-04-28T16:07:45Z">
                <w:r w:rsidDel="00000000" w:rsidR="00000000" w:rsidRPr="00000000">
                  <w:rPr>
                    <w:b w:val="1"/>
                    <w:bCs w:val="1"/>
                    <w:rtl w:val="0"/>
                  </w:rPr>
                  <w:delText xml:space="preserve">¿qué tan probable sería que usted cooperara?</w:delText>
                </w:r>
              </w:del>
            </w:sdtContent>
          </w:sdt>
        </w:p>
      </w:sdtContent>
    </w:sdt>
    <w:sdt>
      <w:sdtPr>
        <w:id w:val="2113394731"/>
        <w:tag w:val="goog_rdk_134"/>
      </w:sdtPr>
      <w:sdtContent>
        <w:p w:rsidR="00000000" w:rsidDel="00000000" w:rsidP="00000000" w:rsidRDefault="00000000" w:rsidRPr="00000000" w14:paraId="00000074">
          <w:pPr>
            <w:spacing w:after="40" w:before="40" w:lineRule="auto"/>
            <w:rPr>
              <w:del w:author="Dorothy Jane Bridges Kronick" w:id="3" w:date="2026-04-28T16:07:45Z"/>
              <w:b w:val="1"/>
              <w:bCs w:val="1"/>
            </w:rPr>
          </w:pPr>
          <w:sdt>
            <w:sdtPr>
              <w:id w:val="-1674634002"/>
              <w:tag w:val="goog_rdk_133"/>
            </w:sdtPr>
            <w:sdtContent>
              <w:del w:author="Dorothy Jane Bridges Kronick" w:id="3" w:date="2026-04-28T16:07:45Z">
                <w:r w:rsidDel="00000000" w:rsidR="00000000" w:rsidRPr="00000000">
                  <w:rPr>
                    <w:b w:val="1"/>
                    <w:bCs w:val="1"/>
                    <w:rtl w:val="0"/>
                  </w:rPr>
                  <w:delText xml:space="preserve">Escala 1–5.</w:delText>
                </w:r>
                <w:commentRangeEnd w:id="7"/>
                <w:r w:rsidDel="00000000" w:rsidR="00000000" w:rsidRPr="00000000">
                  <w:commentReference w:id="7"/>
                </w:r>
                <w:r w:rsidDel="00000000" w:rsidR="00000000" w:rsidRPr="00000000">
                  <w:rPr>
                    <w:rtl w:val="0"/>
                  </w:rPr>
                </w:r>
              </w:del>
            </w:sdtContent>
          </w:sdt>
        </w:p>
      </w:sdtContent>
    </w:sdt>
    <w:sdt>
      <w:sdtPr>
        <w:id w:val="1454070444"/>
        <w:tag w:val="goog_rdk_136"/>
      </w:sdtPr>
      <w:sdtContent>
        <w:p w:rsidR="00000000" w:rsidDel="00000000" w:rsidP="00000000" w:rsidRDefault="00000000" w:rsidRPr="00000000" w14:paraId="00000075">
          <w:pPr>
            <w:spacing w:after="40" w:before="40" w:lineRule="auto"/>
            <w:ind w:left="0" w:firstLine="0"/>
            <w:rPr>
              <w:del w:author="Dorothy Jane Bridges Kronick" w:id="3" w:date="2026-04-28T16:07:45Z"/>
              <w:b w:val="1"/>
              <w:bCs w:val="1"/>
            </w:rPr>
          </w:pPr>
          <w:sdt>
            <w:sdtPr>
              <w:id w:val="913150796"/>
              <w:tag w:val="goog_rdk_135"/>
            </w:sdtPr>
            <w:sdtContent>
              <w:del w:author="Dorothy Jane Bridges Kronick" w:id="3" w:date="2026-04-28T16:07:45Z">
                <w:r w:rsidDel="00000000" w:rsidR="00000000" w:rsidRPr="00000000">
                  <w:rPr>
                    <w:rtl w:val="0"/>
                  </w:rPr>
                </w:r>
              </w:del>
            </w:sdtContent>
          </w:sdt>
        </w:p>
      </w:sdtContent>
    </w:sdt>
    <w:sdt>
      <w:sdtPr>
        <w:id w:val="694401981"/>
        <w:tag w:val="goog_rdk_140"/>
      </w:sdtPr>
      <w:sdtContent>
        <w:p w:rsidR="00000000" w:rsidDel="00000000" w:rsidP="00000000" w:rsidRDefault="00000000" w:rsidRPr="00000000" w14:paraId="00000076">
          <w:pPr>
            <w:spacing w:after="40" w:before="40" w:lineRule="auto"/>
            <w:rPr>
              <w:del w:author="Dorothy Jane Bridges Kronick" w:id="3" w:date="2026-04-28T16:07:45Z"/>
              <w:b w:val="1"/>
              <w:bCs w:val="1"/>
            </w:rPr>
          </w:pPr>
          <w:sdt>
            <w:sdtPr>
              <w:id w:val="-2069211566"/>
              <w:tag w:val="goog_rdk_137"/>
            </w:sdtPr>
            <w:sdtContent>
              <w:del w:author="Dorothy Jane Bridges Kronick" w:id="3" w:date="2026-04-28T16:07:45Z"/>
              <w:sdt>
                <w:sdtPr>
                  <w:id w:val="1887588779"/>
                  <w:tag w:val="goog_rdk_138"/>
                </w:sdtPr>
                <w:sdtContent>
                  <w:commentRangeStart w:id="8"/>
                </w:sdtContent>
              </w:sdt>
              <w:del w:author="Dorothy Jane Bridges Kronick" w:id="3" w:date="2026-04-28T16:07:45Z">
                <w:sdt>
                  <w:sdtPr>
                    <w:id w:val="518887731"/>
                    <w:tag w:val="goog_rdk_139"/>
                  </w:sdtPr>
                  <w:sdtContent>
                    <w:commentRangeStart w:id="9"/>
                  </w:sdtContent>
                </w:sdt>
                <w:r w:rsidDel="00000000" w:rsidR="00000000" w:rsidRPr="00000000">
                  <w:rPr>
                    <w:b w:val="1"/>
                    <w:bCs w:val="1"/>
                    <w:rtl w:val="0"/>
                  </w:rPr>
                  <w:delText xml:space="preserve">Si un grupo armado local o banda exigiera información sobre un delito en su barrio,</w:delText>
                </w:r>
              </w:del>
            </w:sdtContent>
          </w:sdt>
        </w:p>
      </w:sdtContent>
    </w:sdt>
    <w:sdt>
      <w:sdtPr>
        <w:id w:val="-530553442"/>
        <w:tag w:val="goog_rdk_142"/>
      </w:sdtPr>
      <w:sdtContent>
        <w:p w:rsidR="00000000" w:rsidDel="00000000" w:rsidP="00000000" w:rsidRDefault="00000000" w:rsidRPr="00000000" w14:paraId="00000077">
          <w:pPr>
            <w:spacing w:after="40" w:before="40" w:lineRule="auto"/>
            <w:rPr>
              <w:del w:author="Dorothy Jane Bridges Kronick" w:id="3" w:date="2026-04-28T16:07:45Z"/>
              <w:b w:val="1"/>
              <w:bCs w:val="1"/>
            </w:rPr>
          </w:pPr>
          <w:sdt>
            <w:sdtPr>
              <w:id w:val="-1549607068"/>
              <w:tag w:val="goog_rdk_141"/>
            </w:sdtPr>
            <w:sdtContent>
              <w:del w:author="Dorothy Jane Bridges Kronick" w:id="3" w:date="2026-04-28T16:07:45Z">
                <w:r w:rsidDel="00000000" w:rsidR="00000000" w:rsidRPr="00000000">
                  <w:rPr>
                    <w:b w:val="1"/>
                    <w:bCs w:val="1"/>
                    <w:rtl w:val="0"/>
                  </w:rPr>
                  <w:delText xml:space="preserve">¿qué tan cómodo se sentiría compartiendo información con ellos?</w:delText>
                </w:r>
              </w:del>
            </w:sdtContent>
          </w:sdt>
        </w:p>
      </w:sdtContent>
    </w:sdt>
    <w:sdt>
      <w:sdtPr>
        <w:id w:val="1068737490"/>
        <w:tag w:val="goog_rdk_144"/>
      </w:sdtPr>
      <w:sdtContent>
        <w:p w:rsidR="00000000" w:rsidDel="00000000" w:rsidP="00000000" w:rsidRDefault="00000000" w:rsidRPr="00000000" w14:paraId="00000078">
          <w:pPr>
            <w:spacing w:after="40" w:before="40" w:lineRule="auto"/>
            <w:rPr>
              <w:del w:author="Dorothy Jane Bridges Kronick" w:id="3" w:date="2026-04-28T16:07:45Z"/>
              <w:b w:val="1"/>
              <w:bCs w:val="1"/>
            </w:rPr>
          </w:pPr>
          <w:sdt>
            <w:sdtPr>
              <w:id w:val="1435651527"/>
              <w:tag w:val="goog_rdk_143"/>
            </w:sdtPr>
            <w:sdtContent>
              <w:del w:author="Dorothy Jane Bridges Kronick" w:id="3" w:date="2026-04-28T16:07:45Z">
                <w:r w:rsidDel="00000000" w:rsidR="00000000" w:rsidRPr="00000000">
                  <w:rPr>
                    <w:b w:val="1"/>
                    <w:bCs w:val="1"/>
                    <w:rtl w:val="0"/>
                  </w:rPr>
                  <w:delText xml:space="preserve">Opciones:</w:delText>
                </w:r>
              </w:del>
            </w:sdtContent>
          </w:sdt>
        </w:p>
      </w:sdtContent>
    </w:sdt>
    <w:sdt>
      <w:sdtPr>
        <w:id w:val="-1593784652"/>
        <w:tag w:val="goog_rdk_146"/>
      </w:sdtPr>
      <w:sdtContent>
        <w:p w:rsidR="00000000" w:rsidDel="00000000" w:rsidP="00000000" w:rsidRDefault="00000000" w:rsidRPr="00000000" w14:paraId="00000079">
          <w:pPr>
            <w:spacing w:after="40" w:before="40" w:lineRule="auto"/>
            <w:rPr>
              <w:del w:author="Dorothy Jane Bridges Kronick" w:id="3" w:date="2026-04-28T16:07:45Z"/>
              <w:b w:val="1"/>
              <w:bCs w:val="1"/>
            </w:rPr>
          </w:pPr>
          <w:sdt>
            <w:sdtPr>
              <w:id w:val="680593493"/>
              <w:tag w:val="goog_rdk_145"/>
            </w:sdtPr>
            <w:sdtContent>
              <w:del w:author="Dorothy Jane Bridges Kronick" w:id="3" w:date="2026-04-28T16:07:45Z">
                <w:r w:rsidDel="00000000" w:rsidR="00000000" w:rsidRPr="00000000">
                  <w:rPr>
                    <w:b w:val="1"/>
                    <w:bCs w:val="1"/>
                    <w:rtl w:val="0"/>
                  </w:rPr>
                  <w:delText xml:space="preserve">Muy cómodo</w:delText>
                </w:r>
              </w:del>
            </w:sdtContent>
          </w:sdt>
        </w:p>
      </w:sdtContent>
    </w:sdt>
    <w:sdt>
      <w:sdtPr>
        <w:id w:val="917804602"/>
        <w:tag w:val="goog_rdk_148"/>
      </w:sdtPr>
      <w:sdtContent>
        <w:p w:rsidR="00000000" w:rsidDel="00000000" w:rsidP="00000000" w:rsidRDefault="00000000" w:rsidRPr="00000000" w14:paraId="0000007A">
          <w:pPr>
            <w:spacing w:after="40" w:before="40" w:lineRule="auto"/>
            <w:rPr>
              <w:del w:author="Dorothy Jane Bridges Kronick" w:id="3" w:date="2026-04-28T16:07:45Z"/>
              <w:b w:val="1"/>
              <w:bCs w:val="1"/>
            </w:rPr>
          </w:pPr>
          <w:sdt>
            <w:sdtPr>
              <w:id w:val="-1427489060"/>
              <w:tag w:val="goog_rdk_147"/>
            </w:sdtPr>
            <w:sdtContent>
              <w:del w:author="Dorothy Jane Bridges Kronick" w:id="3" w:date="2026-04-28T16:07:45Z">
                <w:r w:rsidDel="00000000" w:rsidR="00000000" w:rsidRPr="00000000">
                  <w:rPr>
                    <w:b w:val="1"/>
                    <w:bCs w:val="1"/>
                    <w:rtl w:val="0"/>
                  </w:rPr>
                  <w:delText xml:space="preserve">Algo cómodo</w:delText>
                </w:r>
              </w:del>
            </w:sdtContent>
          </w:sdt>
        </w:p>
      </w:sdtContent>
    </w:sdt>
    <w:sdt>
      <w:sdtPr>
        <w:id w:val="1587359233"/>
        <w:tag w:val="goog_rdk_150"/>
      </w:sdtPr>
      <w:sdtContent>
        <w:p w:rsidR="00000000" w:rsidDel="00000000" w:rsidP="00000000" w:rsidRDefault="00000000" w:rsidRPr="00000000" w14:paraId="0000007B">
          <w:pPr>
            <w:spacing w:after="40" w:before="40" w:lineRule="auto"/>
            <w:rPr>
              <w:del w:author="Dorothy Jane Bridges Kronick" w:id="3" w:date="2026-04-28T16:07:45Z"/>
              <w:b w:val="1"/>
              <w:bCs w:val="1"/>
            </w:rPr>
          </w:pPr>
          <w:sdt>
            <w:sdtPr>
              <w:id w:val="826461280"/>
              <w:tag w:val="goog_rdk_149"/>
            </w:sdtPr>
            <w:sdtContent>
              <w:del w:author="Dorothy Jane Bridges Kronick" w:id="3" w:date="2026-04-28T16:07:45Z">
                <w:r w:rsidDel="00000000" w:rsidR="00000000" w:rsidRPr="00000000">
                  <w:rPr>
                    <w:b w:val="1"/>
                    <w:bCs w:val="1"/>
                    <w:rtl w:val="0"/>
                  </w:rPr>
                  <w:delText xml:space="preserve">Incómodo</w:delText>
                </w:r>
              </w:del>
            </w:sdtContent>
          </w:sdt>
        </w:p>
      </w:sdtContent>
    </w:sdt>
    <w:p w:rsidR="00000000" w:rsidDel="00000000" w:rsidP="00000000" w:rsidRDefault="00000000" w:rsidRPr="00000000" w14:paraId="0000007C">
      <w:pPr>
        <w:spacing w:after="40" w:before="40" w:lineRule="auto"/>
        <w:rPr>
          <w:b w:val="1"/>
          <w:bCs w:val="1"/>
        </w:rPr>
      </w:pPr>
      <w:sdt>
        <w:sdtPr>
          <w:id w:val="-1990921003"/>
          <w:tag w:val="goog_rdk_151"/>
        </w:sdtPr>
        <w:sdtContent>
          <w:del w:author="Dorothy Jane Bridges Kronick" w:id="3" w:date="2026-04-28T16:07:45Z">
            <w:r w:rsidDel="00000000" w:rsidR="00000000" w:rsidRPr="00000000">
              <w:rPr>
                <w:b w:val="1"/>
                <w:bCs w:val="1"/>
                <w:rtl w:val="0"/>
              </w:rPr>
              <w:delText xml:space="preserve">Muy incómodo</w:delText>
            </w:r>
          </w:del>
        </w:sdtContent>
      </w:sdt>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7D">
      <w:pPr>
        <w:spacing w:after="40" w:before="40" w:lineRule="auto"/>
        <w:rPr>
          <w:b w:val="1"/>
          <w:bCs w:val="1"/>
        </w:rPr>
      </w:pPr>
      <w:r w:rsidDel="00000000" w:rsidR="00000000" w:rsidRPr="00000000">
        <w:rPr>
          <w:rtl w:val="0"/>
        </w:rPr>
      </w:r>
    </w:p>
    <w:p w:rsidR="00000000" w:rsidDel="00000000" w:rsidP="00000000" w:rsidRDefault="00000000" w:rsidRPr="00000000" w14:paraId="0000007E">
      <w:pPr>
        <w:spacing w:after="40" w:before="40" w:lineRule="auto"/>
        <w:rPr>
          <w:b w:val="1"/>
          <w:bCs w:val="1"/>
        </w:rPr>
      </w:pPr>
      <w:sdt>
        <w:sdtPr>
          <w:id w:val="-276099147"/>
          <w:tag w:val="goog_rdk_153"/>
        </w:sdtPr>
        <w:sdtContent>
          <w:del w:author="Dorothy Jane Bridges Kronick" w:id="4" w:date="2026-04-28T16:08:08Z">
            <w:r w:rsidDel="00000000" w:rsidR="00000000" w:rsidRPr="00000000">
              <w:rPr>
                <w:b w:val="1"/>
                <w:bCs w:val="1"/>
                <w:rtl w:val="0"/>
              </w:rPr>
              <w:delText xml:space="preserve">d</w:delText>
            </w:r>
          </w:del>
        </w:sdtContent>
      </w:sdt>
      <w:r w:rsidDel="00000000" w:rsidR="00000000" w:rsidRPr="00000000">
        <w:rPr>
          <w:rtl w:val="0"/>
        </w:rPr>
      </w:r>
    </w:p>
    <w:p w:rsidR="00000000" w:rsidDel="00000000" w:rsidP="00000000" w:rsidRDefault="00000000" w:rsidRPr="00000000" w14:paraId="0000007F">
      <w:pPr>
        <w:spacing w:after="40" w:before="40" w:lineRule="auto"/>
        <w:ind w:left="0" w:firstLine="0"/>
        <w:rPr>
          <w:b w:val="1"/>
          <w:bCs w:val="1"/>
        </w:rPr>
      </w:pPr>
      <w:r w:rsidDel="00000000" w:rsidR="00000000" w:rsidRPr="00000000">
        <w:rPr>
          <w:rtl w:val="0"/>
        </w:rPr>
      </w:r>
    </w:p>
    <w:p w:rsidR="00000000" w:rsidDel="00000000" w:rsidP="00000000" w:rsidRDefault="00000000" w:rsidRPr="00000000" w14:paraId="00000080">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81">
      <w:pPr>
        <w:spacing w:after="60" w:before="120" w:lineRule="auto"/>
        <w:rPr>
          <w:b w:val="1"/>
          <w:bCs w:val="1"/>
        </w:rPr>
      </w:pPr>
      <w:r w:rsidDel="00000000" w:rsidR="00000000" w:rsidRPr="00000000">
        <w:rPr>
          <w:rtl w:val="0"/>
        </w:rPr>
      </w:r>
    </w:p>
    <w:p w:rsidR="00000000" w:rsidDel="00000000" w:rsidP="00000000" w:rsidRDefault="00000000" w:rsidRPr="00000000" w14:paraId="00000082">
      <w:pPr>
        <w:spacing w:after="60" w:before="12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b w:val="1"/>
          <w:bCs w:val="1"/>
          <w:color w:val="9900ff"/>
          <w:rtl w:val="0"/>
        </w:rPr>
        <w:t xml:space="preserve">Y ahora pensando en grupos armados no estatales,</w:t>
      </w:r>
      <w:r w:rsidDel="00000000" w:rsidR="00000000" w:rsidRPr="00000000">
        <w:rPr>
          <w:b w:val="1"/>
          <w:bCs w:val="1"/>
          <w:rtl w:val="0"/>
        </w:rPr>
        <w:t xml:space="preserve"> v</w:t>
      </w:r>
      <w:r w:rsidDel="00000000" w:rsidR="00000000" w:rsidRPr="00000000">
        <w:rPr>
          <w:rFonts w:ascii="Arial" w:cs="Arial" w:eastAsia="Arial" w:hAnsi="Arial"/>
          <w:b w:val="1"/>
          <w:bCs w:val="1"/>
          <w:sz w:val="20"/>
          <w:szCs w:val="20"/>
          <w:rtl w:val="0"/>
        </w:rPr>
        <w:t xml:space="preserve">oy a mencionarle algunos y le pediré que me diga cuáles de ellos operan en el </w:t>
      </w:r>
      <w:r w:rsidDel="00000000" w:rsidR="00000000" w:rsidRPr="00000000">
        <w:rPr>
          <w:b w:val="1"/>
          <w:bCs w:val="1"/>
          <w:rtl w:val="0"/>
        </w:rPr>
        <w:t xml:space="preserve">sector</w:t>
      </w:r>
      <w:r w:rsidDel="00000000" w:rsidR="00000000" w:rsidRPr="00000000">
        <w:rPr>
          <w:rFonts w:ascii="Arial" w:cs="Arial" w:eastAsia="Arial" w:hAnsi="Arial"/>
          <w:b w:val="1"/>
          <w:bCs w:val="1"/>
          <w:sz w:val="20"/>
          <w:szCs w:val="20"/>
          <w:rtl w:val="0"/>
        </w:rPr>
        <w:t xml:space="preserve"> donde usted vive.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smallCaps w:val="1"/>
                <w:color w:val="333333"/>
                <w:sz w:val="18"/>
                <w:szCs w:val="18"/>
                <w:rtl w:val="0"/>
              </w:rPr>
              <w:t xml:space="preserve">READ OPTIONS ALOUD, MARK MULTIPLE ANSWERS. ALEATORIZAR ORDEN</w:t>
            </w:r>
            <w:r w:rsidDel="00000000" w:rsidR="00000000" w:rsidRPr="00000000">
              <w:rPr>
                <w:rtl w:val="0"/>
              </w:rPr>
            </w:r>
          </w:p>
        </w:tc>
      </w:tr>
    </w:tbl>
    <w:sdt>
      <w:sdtPr>
        <w:id w:val="-1136050909"/>
        <w:tag w:val="goog_rdk_156"/>
      </w:sdtPr>
      <w:sdtContent>
        <w:p w:rsidR="00000000" w:rsidDel="00000000" w:rsidP="00000000" w:rsidRDefault="00000000" w:rsidRPr="00000000" w14:paraId="00000084">
          <w:pPr>
            <w:spacing w:after="40" w:before="40" w:lineRule="auto"/>
            <w:ind w:left="720" w:firstLine="0"/>
            <w:rPr>
              <w:b w:val="1"/>
              <w:bCs w:val="1"/>
            </w:rPr>
            <w:pPrChange w:author="Dorothy Jane Bridges Kronick" w:id="0" w:date="2026-04-28T16:10:52Z">
              <w:pPr>
                <w:spacing w:after="40" w:before="40" w:lineRule="auto"/>
                <w:ind w:left="720" w:firstLine="0"/>
              </w:pPr>
            </w:pPrChange>
          </w:pPr>
          <w:r w:rsidDel="00000000" w:rsidR="00000000" w:rsidRPr="00000000">
            <w:rPr>
              <w:rFonts w:ascii="Arial" w:cs="Arial" w:eastAsia="Arial" w:hAnsi="Arial"/>
              <w:b w:val="1"/>
              <w:bCs w:val="1"/>
              <w:sz w:val="20"/>
              <w:szCs w:val="20"/>
              <w:rtl w:val="0"/>
            </w:rPr>
            <w:t xml:space="preserve">(1)  </w:t>
          </w:r>
          <w:r w:rsidDel="00000000" w:rsidR="00000000" w:rsidRPr="00000000">
            <w:rPr>
              <w:b w:val="1"/>
              <w:bCs w:val="1"/>
              <w:sz w:val="20"/>
              <w:szCs w:val="20"/>
              <w:rtl w:val="0"/>
            </w:rPr>
            <w:t xml:space="preserve">Colectivos</w:t>
          </w:r>
          <w:r w:rsidDel="00000000" w:rsidR="00000000" w:rsidRPr="00000000">
            <w:rPr>
              <w:b w:val="1"/>
              <w:bCs w:val="1"/>
              <w:rtl w:val="0"/>
            </w:rPr>
            <w:t xml:space="preserve"> armados</w:t>
          </w:r>
          <w:sdt>
            <w:sdtPr>
              <w:id w:val="-2139986343"/>
              <w:tag w:val="goog_rdk_154"/>
            </w:sdtPr>
            <w:sdtContent>
              <w:ins w:author="Dorothy Jane Bridges Kronick" w:id="5" w:date="2026-04-28T16:10:51Z">
                <w:r w:rsidDel="00000000" w:rsidR="00000000" w:rsidRPr="00000000">
                  <w:rPr>
                    <w:b w:val="1"/>
                    <w:bCs w:val="1"/>
                    <w:rtl w:val="0"/>
                  </w:rPr>
                  <w:t xml:space="preserve"> </w:t>
                </w:r>
              </w:ins>
              <w:sdt>
                <w:sdtPr>
                  <w:id w:val="-680671528"/>
                  <w:tag w:val="goog_rdk_155"/>
                </w:sdtPr>
                <w:sdtContent>
                  <w:ins w:author="Dorothy Jane Bridges Kronick" w:id="5" w:date="2026-04-28T16:10:51Z">
                    <w:r w:rsidDel="00000000" w:rsidR="00000000" w:rsidRPr="00000000">
                      <w:rPr>
                        <w:rtl w:val="0"/>
                        <w:rPrChange w:author="Dorothy Jane Bridges Kronick" w:id="6" w:date="2026-04-28T16:10:51Z">
                          <w:rPr>
                            <w:b w:val="1"/>
                            <w:bCs w:val="1"/>
                          </w:rPr>
                        </w:rPrChange>
                      </w:rPr>
                      <w:t xml:space="preserve"> [FOR PEOPLE WHO ANSWER YES: ¿Cuál?]</w:t>
                    </w:r>
                  </w:ins>
                </w:sdtContent>
              </w:sdt>
              <w:ins w:author="Dorothy Jane Bridges Kronick" w:id="5" w:date="2026-04-28T16:10:51Z"/>
            </w:sdtContent>
          </w:sdt>
          <w:r w:rsidDel="00000000" w:rsidR="00000000" w:rsidRPr="00000000">
            <w:rPr>
              <w:rtl w:val="0"/>
            </w:rPr>
          </w:r>
        </w:p>
      </w:sdtContent>
    </w:sdt>
    <w:p w:rsidR="00000000" w:rsidDel="00000000" w:rsidP="00000000" w:rsidRDefault="00000000" w:rsidRPr="00000000" w14:paraId="00000085">
      <w:pPr>
        <w:spacing w:after="40" w:before="40" w:lineRule="auto"/>
        <w:ind w:left="720" w:firstLine="0"/>
        <w:rPr>
          <w:b w:val="1"/>
          <w:bCs w:val="1"/>
        </w:rPr>
      </w:pPr>
      <w:r w:rsidDel="00000000" w:rsidR="00000000" w:rsidRPr="00000000">
        <w:rPr>
          <w:rFonts w:ascii="Arial" w:cs="Arial" w:eastAsia="Arial" w:hAnsi="Arial"/>
          <w:b w:val="1"/>
          <w:bCs w:val="1"/>
          <w:sz w:val="20"/>
          <w:szCs w:val="20"/>
          <w:rtl w:val="0"/>
        </w:rPr>
        <w:t xml:space="preserve">(2)  Delincuencia org</w:t>
      </w:r>
      <w:r w:rsidDel="00000000" w:rsidR="00000000" w:rsidRPr="00000000">
        <w:rPr>
          <w:b w:val="1"/>
          <w:bCs w:val="1"/>
          <w:rtl w:val="0"/>
        </w:rPr>
        <w:t xml:space="preserve">anizada o b</w:t>
      </w:r>
      <w:r w:rsidDel="00000000" w:rsidR="00000000" w:rsidRPr="00000000">
        <w:rPr>
          <w:rFonts w:ascii="Arial" w:cs="Arial" w:eastAsia="Arial" w:hAnsi="Arial"/>
          <w:b w:val="1"/>
          <w:bCs w:val="1"/>
          <w:sz w:val="20"/>
          <w:szCs w:val="20"/>
          <w:rtl w:val="0"/>
        </w:rPr>
        <w:t xml:space="preserve">andas delictivas</w:t>
      </w:r>
      <w:r w:rsidDel="00000000" w:rsidR="00000000" w:rsidRPr="00000000">
        <w:rPr>
          <w:rFonts w:ascii="Arial" w:cs="Arial" w:eastAsia="Arial" w:hAnsi="Arial"/>
          <w:b w:val="1"/>
          <w:bCs w:val="1"/>
          <w:sz w:val="20"/>
          <w:szCs w:val="20"/>
          <w:rtl w:val="0"/>
        </w:rPr>
        <w:t xml:space="preserve"> (o una s</w:t>
      </w:r>
      <w:r w:rsidDel="00000000" w:rsidR="00000000" w:rsidRPr="00000000">
        <w:rPr>
          <w:b w:val="1"/>
          <w:bCs w:val="1"/>
          <w:rtl w:val="0"/>
        </w:rPr>
        <w:t xml:space="preserve">ola </w:t>
      </w:r>
      <w:r w:rsidDel="00000000" w:rsidR="00000000" w:rsidRPr="00000000">
        <w:rPr>
          <w:rFonts w:ascii="Arial" w:cs="Arial" w:eastAsia="Arial" w:hAnsi="Arial"/>
          <w:b w:val="1"/>
          <w:bCs w:val="1"/>
          <w:sz w:val="20"/>
          <w:szCs w:val="20"/>
          <w:rtl w:val="0"/>
        </w:rPr>
        <w:t xml:space="preserve">b</w:t>
      </w:r>
      <w:r w:rsidDel="00000000" w:rsidR="00000000" w:rsidRPr="00000000">
        <w:rPr>
          <w:b w:val="1"/>
          <w:bCs w:val="1"/>
          <w:rtl w:val="0"/>
        </w:rPr>
        <w:t xml:space="preserve">anda delictiva)</w:t>
      </w:r>
    </w:p>
    <w:p w:rsidR="00000000" w:rsidDel="00000000" w:rsidP="00000000" w:rsidRDefault="00000000" w:rsidRPr="00000000" w14:paraId="00000086">
      <w:pPr>
        <w:spacing w:after="40" w:before="40" w:lineRule="auto"/>
        <w:ind w:left="7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Megabanda</w:t>
      </w:r>
      <w:sdt>
        <w:sdtPr>
          <w:id w:val="722538898"/>
          <w:tag w:val="goog_rdk_157"/>
        </w:sdtPr>
        <w:sdtContent>
          <w:ins w:author="Dorothy Jane Bridges Kronick" w:id="8" w:date="2026-04-28T16:10:17Z">
            <w:r w:rsidDel="00000000" w:rsidR="00000000" w:rsidRPr="00000000">
              <w:rPr>
                <w:rFonts w:ascii="Arial" w:cs="Arial" w:eastAsia="Arial" w:hAnsi="Arial"/>
                <w:sz w:val="20"/>
                <w:szCs w:val="20"/>
                <w:rtl w:val="0"/>
              </w:rPr>
              <w:t xml:space="preserve"> [FOR PEOPLE </w:t>
            </w:r>
          </w:ins>
          <w:sdt>
            <w:sdtPr>
              <w:id w:val="-1384553466"/>
              <w:tag w:val="goog_rdk_158"/>
            </w:sdtPr>
            <w:sdtContent>
              <w:ins w:author="Dorothy Jane Bridges Kronick" w:id="8" w:date="2026-04-28T16:10:17Z">
                <w:r w:rsidDel="00000000" w:rsidR="00000000" w:rsidRPr="00000000">
                  <w:rPr>
                    <w:rtl w:val="0"/>
                    <w:rPrChange w:author="Dorothy Jane Bridges Kronick" w:id="9" w:date="2026-04-28T16:10:17Z">
                      <w:rPr>
                        <w:rFonts w:ascii="Arial" w:cs="Arial" w:eastAsia="Arial" w:hAnsi="Arial"/>
                        <w:sz w:val="20"/>
                        <w:szCs w:val="20"/>
                      </w:rPr>
                    </w:rPrChange>
                  </w:rPr>
                  <w:t xml:space="preserve">WHO ANSWER YES: ¿Cuál?]</w:t>
                </w:r>
              </w:ins>
            </w:sdtContent>
          </w:sdt>
          <w:ins w:author="Dorothy Jane Bridges Kronick" w:id="8" w:date="2026-04-28T16:10:17Z"/>
        </w:sdtContent>
      </w:sdt>
      <w:r w:rsidDel="00000000" w:rsidR="00000000" w:rsidRPr="00000000">
        <w:rPr>
          <w:rtl w:val="0"/>
        </w:rPr>
      </w:r>
    </w:p>
    <w:sdt>
      <w:sdtPr>
        <w:id w:val="2111755592"/>
        <w:tag w:val="goog_rdk_162"/>
      </w:sdtPr>
      <w:sdtContent>
        <w:p w:rsidR="00000000" w:rsidDel="00000000" w:rsidP="00000000" w:rsidRDefault="00000000" w:rsidRPr="00000000" w14:paraId="00000087">
          <w:pPr>
            <w:spacing w:after="40" w:before="40" w:lineRule="auto"/>
            <w:ind w:left="720" w:firstLine="0"/>
            <w:rPr>
              <w:b w:val="1"/>
              <w:bCs w:val="1"/>
              <w:rPrChange w:author="Dorothy Jane Bridges Kronick" w:id="11" w:date="2026-04-28T16:11:13Z">
                <w:rPr/>
              </w:rPrChange>
            </w:rPr>
            <w:pPrChange w:author="Dorothy Jane Bridges Kronick" w:id="0" w:date="2026-04-28T16:11:14Z">
              <w:pPr>
                <w:spacing w:after="40" w:before="40" w:lineRule="auto"/>
                <w:ind w:left="720" w:firstLine="0"/>
              </w:pPr>
            </w:pPrChange>
          </w:pPr>
          <w:r w:rsidDel="00000000" w:rsidR="00000000" w:rsidRPr="00000000">
            <w:rPr>
              <w:b w:val="1"/>
              <w:bCs w:val="1"/>
              <w:rtl w:val="0"/>
            </w:rPr>
            <w:t xml:space="preserve">(3)  Sindicato o sindicatos</w:t>
          </w:r>
          <w:sdt>
            <w:sdtPr>
              <w:id w:val="1481592253"/>
              <w:tag w:val="goog_rdk_159"/>
            </w:sdtPr>
            <w:sdtContent>
              <w:ins w:author="Dorothy Jane Bridges Kronick" w:id="10" w:date="2026-04-28T16:11:13Z">
                <w:r w:rsidDel="00000000" w:rsidR="00000000" w:rsidRPr="00000000">
                  <w:rPr>
                    <w:b w:val="1"/>
                    <w:bCs w:val="1"/>
                    <w:rtl w:val="0"/>
                  </w:rPr>
                  <w:t xml:space="preserve"> </w:t>
                </w:r>
              </w:ins>
              <w:sdt>
                <w:sdtPr>
                  <w:id w:val="269271787"/>
                  <w:tag w:val="goog_rdk_160"/>
                </w:sdtPr>
                <w:sdtContent>
                  <w:ins w:author="Dorothy Jane Bridges Kronick" w:id="10" w:date="2026-04-28T16:11:13Z">
                    <w:r w:rsidDel="00000000" w:rsidR="00000000" w:rsidRPr="00000000">
                      <w:rPr>
                        <w:rtl w:val="0"/>
                        <w:rPrChange w:author="Dorothy Jane Bridges Kronick" w:id="11" w:date="2026-04-28T16:11:13Z">
                          <w:rPr>
                            <w:b w:val="1"/>
                            <w:bCs w:val="1"/>
                          </w:rPr>
                        </w:rPrChange>
                      </w:rPr>
                      <w:t xml:space="preserve"> [FOR PEOPLE WHO ANSWER YES: ¿Cuál?]</w:t>
                    </w:r>
                  </w:ins>
                </w:sdtContent>
              </w:sdt>
              <w:ins w:author="Dorothy Jane Bridges Kronick" w:id="10" w:date="2026-04-28T16:11:13Z"/>
            </w:sdtContent>
          </w:sdt>
          <w:sdt>
            <w:sdtPr>
              <w:id w:val="-1459783342"/>
              <w:tag w:val="goog_rdk_161"/>
            </w:sdtPr>
            <w:sdtContent>
              <w:r w:rsidDel="00000000" w:rsidR="00000000" w:rsidRPr="00000000">
                <w:rPr>
                  <w:rtl w:val="0"/>
                </w:rPr>
              </w:r>
            </w:sdtContent>
          </w:sdt>
        </w:p>
      </w:sdtContent>
    </w:sdt>
    <w:p w:rsidR="00000000" w:rsidDel="00000000" w:rsidP="00000000" w:rsidRDefault="00000000" w:rsidRPr="00000000" w14:paraId="00000088">
      <w:pPr>
        <w:spacing w:after="40" w:before="40" w:lineRule="auto"/>
        <w:ind w:left="720" w:firstLine="0"/>
        <w:rPr/>
      </w:pPr>
      <w:r w:rsidDel="00000000" w:rsidR="00000000" w:rsidRPr="00000000">
        <w:rPr>
          <w:rFonts w:ascii="Arial" w:cs="Arial" w:eastAsia="Arial" w:hAnsi="Arial"/>
          <w:b w:val="1"/>
          <w:bCs w:val="1"/>
          <w:sz w:val="20"/>
          <w:szCs w:val="20"/>
          <w:rtl w:val="0"/>
        </w:rPr>
        <w:t xml:space="preserve">(</w:t>
      </w:r>
      <w:r w:rsidDel="00000000" w:rsidR="00000000" w:rsidRPr="00000000">
        <w:rPr>
          <w:b w:val="1"/>
          <w:bCs w:val="1"/>
          <w:rtl w:val="0"/>
        </w:rPr>
        <w:t xml:space="preserve">7</w:t>
      </w:r>
      <w:r w:rsidDel="00000000" w:rsidR="00000000" w:rsidRPr="00000000">
        <w:rPr>
          <w:rFonts w:ascii="Arial" w:cs="Arial" w:eastAsia="Arial" w:hAnsi="Arial"/>
          <w:b w:val="1"/>
          <w:bCs w:val="1"/>
          <w:sz w:val="20"/>
          <w:szCs w:val="20"/>
          <w:rtl w:val="0"/>
        </w:rPr>
        <w:t xml:space="preserve">)  Seguridad privada / vigilantes </w:t>
      </w:r>
      <w:r w:rsidDel="00000000" w:rsidR="00000000" w:rsidRPr="00000000">
        <w:rPr>
          <w:rtl w:val="0"/>
        </w:rPr>
      </w:r>
    </w:p>
    <w:sdt>
      <w:sdtPr>
        <w:id w:val="-1822398913"/>
        <w:tag w:val="goog_rdk_166"/>
      </w:sdtPr>
      <w:sdtContent>
        <w:p w:rsidR="00000000" w:rsidDel="00000000" w:rsidP="00000000" w:rsidRDefault="00000000" w:rsidRPr="00000000" w14:paraId="00000089">
          <w:pPr>
            <w:spacing w:after="40" w:before="40" w:lineRule="auto"/>
            <w:ind w:left="720" w:firstLine="0"/>
            <w:rPr>
              <w:b w:val="1"/>
              <w:bCs w:val="1"/>
              <w:rPrChange w:author="Dorothy Jane Bridges Kronick" w:id="14" w:date="2026-04-28T16:10:44Z">
                <w:rPr/>
              </w:rPrChange>
            </w:rPr>
            <w:pPrChange w:author="Dorothy Jane Bridges Kronick" w:id="0" w:date="2026-04-28T16:10:46Z">
              <w:pPr>
                <w:spacing w:after="40" w:before="40" w:lineRule="auto"/>
                <w:ind w:left="720" w:firstLine="0"/>
              </w:pPr>
            </w:pPrChange>
          </w:pPr>
          <w:r w:rsidDel="00000000" w:rsidR="00000000" w:rsidRPr="00000000">
            <w:rPr>
              <w:rFonts w:ascii="Arial" w:cs="Arial" w:eastAsia="Arial" w:hAnsi="Arial"/>
              <w:b w:val="1"/>
              <w:bCs w:val="1"/>
              <w:sz w:val="20"/>
              <w:szCs w:val="20"/>
              <w:rtl w:val="0"/>
            </w:rPr>
            <w:t xml:space="preserve">(</w:t>
          </w:r>
          <w:r w:rsidDel="00000000" w:rsidR="00000000" w:rsidRPr="00000000">
            <w:rPr>
              <w:b w:val="1"/>
              <w:bCs w:val="1"/>
              <w:rtl w:val="0"/>
            </w:rPr>
            <w:t xml:space="preserve">8</w:t>
          </w:r>
          <w:r w:rsidDel="00000000" w:rsidR="00000000" w:rsidRPr="00000000">
            <w:rPr>
              <w:rFonts w:ascii="Arial" w:cs="Arial" w:eastAsia="Arial" w:hAnsi="Arial"/>
              <w:b w:val="1"/>
              <w:bCs w:val="1"/>
              <w:sz w:val="20"/>
              <w:szCs w:val="20"/>
              <w:rtl w:val="0"/>
            </w:rPr>
            <w:t xml:space="preserve">)  Guerrillas colombianas</w:t>
          </w:r>
          <w:sdt>
            <w:sdtPr>
              <w:id w:val="238267152"/>
              <w:tag w:val="goog_rdk_163"/>
            </w:sdtPr>
            <w:sdtContent>
              <w:ins w:author="Dorothy Jane Bridges Kronick" w:id="13" w:date="2026-04-28T16:10:44Z">
                <w:r w:rsidDel="00000000" w:rsidR="00000000" w:rsidRPr="00000000">
                  <w:rPr>
                    <w:rFonts w:ascii="Arial" w:cs="Arial" w:eastAsia="Arial" w:hAnsi="Arial"/>
                    <w:b w:val="1"/>
                    <w:bCs w:val="1"/>
                    <w:sz w:val="20"/>
                    <w:szCs w:val="20"/>
                    <w:rtl w:val="0"/>
                  </w:rPr>
                  <w:t xml:space="preserve"> </w:t>
                </w:r>
              </w:ins>
              <w:sdt>
                <w:sdtPr>
                  <w:id w:val="-2022494101"/>
                  <w:tag w:val="goog_rdk_164"/>
                </w:sdtPr>
                <w:sdtContent>
                  <w:ins w:author="Dorothy Jane Bridges Kronick" w:id="13" w:date="2026-04-28T16:10:44Z">
                    <w:r w:rsidDel="00000000" w:rsidR="00000000" w:rsidRPr="00000000">
                      <w:rPr>
                        <w:rtl w:val="0"/>
                        <w:rPrChange w:author="Dorothy Jane Bridges Kronick" w:id="14" w:date="2026-04-28T16:10:44Z">
                          <w:rPr>
                            <w:rFonts w:ascii="Arial" w:cs="Arial" w:eastAsia="Arial" w:hAnsi="Arial"/>
                            <w:b w:val="1"/>
                            <w:bCs w:val="1"/>
                            <w:sz w:val="20"/>
                            <w:szCs w:val="20"/>
                          </w:rPr>
                        </w:rPrChange>
                      </w:rPr>
                      <w:t xml:space="preserve"> [FOR PEOPLE WHO ANSWER YES: ¿Cuál?]</w:t>
                    </w:r>
                  </w:ins>
                </w:sdtContent>
              </w:sdt>
              <w:ins w:author="Dorothy Jane Bridges Kronick" w:id="13" w:date="2026-04-28T16:10:44Z"/>
            </w:sdtContent>
          </w:sdt>
          <w:sdt>
            <w:sdtPr>
              <w:id w:val="15349260"/>
              <w:tag w:val="goog_rdk_165"/>
            </w:sdtPr>
            <w:sdtContent>
              <w:r w:rsidDel="00000000" w:rsidR="00000000" w:rsidRPr="00000000">
                <w:rPr>
                  <w:rtl w:val="0"/>
                </w:rPr>
              </w:r>
            </w:sdtContent>
          </w:sdt>
        </w:p>
      </w:sdtContent>
    </w:sdt>
    <w:p w:rsidR="00000000" w:rsidDel="00000000" w:rsidP="00000000" w:rsidRDefault="00000000" w:rsidRPr="00000000" w14:paraId="0000008A">
      <w:pPr>
        <w:spacing w:after="40" w:before="40" w:lineRule="auto"/>
        <w:ind w:left="720" w:firstLine="0"/>
        <w:rPr/>
      </w:pPr>
      <w:r w:rsidDel="00000000" w:rsidR="00000000" w:rsidRPr="00000000">
        <w:rPr>
          <w:rFonts w:ascii="Arial" w:cs="Arial" w:eastAsia="Arial" w:hAnsi="Arial"/>
          <w:b w:val="1"/>
          <w:bCs w:val="1"/>
          <w:sz w:val="20"/>
          <w:szCs w:val="20"/>
          <w:rtl w:val="0"/>
        </w:rPr>
        <w:t xml:space="preserve">(</w:t>
      </w:r>
      <w:r w:rsidDel="00000000" w:rsidR="00000000" w:rsidRPr="00000000">
        <w:rPr>
          <w:b w:val="1"/>
          <w:bCs w:val="1"/>
          <w:rtl w:val="0"/>
        </w:rPr>
        <w:t xml:space="preserve">9</w:t>
      </w:r>
      <w:r w:rsidDel="00000000" w:rsidR="00000000" w:rsidRPr="00000000">
        <w:rPr>
          <w:rFonts w:ascii="Arial" w:cs="Arial" w:eastAsia="Arial" w:hAnsi="Arial"/>
          <w:b w:val="1"/>
          <w:bCs w:val="1"/>
          <w:sz w:val="20"/>
          <w:szCs w:val="20"/>
          <w:rtl w:val="0"/>
        </w:rPr>
        <w:t xml:space="preserve">)  Ninguno</w:t>
      </w:r>
      <w:r w:rsidDel="00000000" w:rsidR="00000000" w:rsidRPr="00000000">
        <w:rPr>
          <w:rtl w:val="0"/>
        </w:rPr>
      </w:r>
    </w:p>
    <w:p w:rsidR="00000000" w:rsidDel="00000000" w:rsidP="00000000" w:rsidRDefault="00000000" w:rsidRPr="00000000" w14:paraId="0000008B">
      <w:pPr>
        <w:spacing w:after="40" w:before="40" w:lineRule="auto"/>
        <w:ind w:left="720" w:firstLine="0"/>
        <w:rPr/>
      </w:pPr>
      <w:r w:rsidDel="00000000" w:rsidR="00000000" w:rsidRPr="00000000">
        <w:rPr>
          <w:rFonts w:ascii="Arial" w:cs="Arial" w:eastAsia="Arial" w:hAnsi="Arial"/>
          <w:b w:val="1"/>
          <w:bCs w:val="1"/>
          <w:sz w:val="20"/>
          <w:szCs w:val="20"/>
          <w:rtl w:val="0"/>
        </w:rPr>
        <w:t xml:space="preserve">(</w:t>
      </w:r>
      <w:r w:rsidDel="00000000" w:rsidR="00000000" w:rsidRPr="00000000">
        <w:rPr>
          <w:b w:val="1"/>
          <w:bCs w:val="1"/>
          <w:rtl w:val="0"/>
        </w:rPr>
        <w:t xml:space="preserve">10</w:t>
      </w:r>
      <w:r w:rsidDel="00000000" w:rsidR="00000000" w:rsidRPr="00000000">
        <w:rPr>
          <w:rFonts w:ascii="Arial" w:cs="Arial" w:eastAsia="Arial" w:hAnsi="Arial"/>
          <w:b w:val="1"/>
          <w:bCs w:val="1"/>
          <w:sz w:val="20"/>
          <w:szCs w:val="20"/>
          <w:rtl w:val="0"/>
        </w:rPr>
        <w:t xml:space="preserve">)  Otro — especifique: ________________</w:t>
      </w:r>
      <w:r w:rsidDel="00000000" w:rsidR="00000000" w:rsidRPr="00000000">
        <w:rPr>
          <w:rtl w:val="0"/>
        </w:rPr>
      </w:r>
    </w:p>
    <w:p w:rsidR="00000000" w:rsidDel="00000000" w:rsidP="00000000" w:rsidRDefault="00000000" w:rsidRPr="00000000" w14:paraId="0000008C">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08D">
      <w:pPr>
        <w:spacing w:after="40" w:before="40" w:lineRule="auto"/>
        <w:ind w:left="7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08E">
      <w:pPr>
        <w:spacing w:after="60" w:before="120" w:lineRule="auto"/>
        <w:rPr/>
      </w:pPr>
      <w:r w:rsidDel="00000000" w:rsidR="00000000" w:rsidRPr="00000000">
        <w:rPr>
          <w:rtl w:val="0"/>
        </w:rPr>
      </w:r>
    </w:p>
    <w:p w:rsidR="00000000" w:rsidDel="00000000" w:rsidP="00000000" w:rsidRDefault="00000000" w:rsidRPr="00000000" w14:paraId="0000008F">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90">
      <w:pPr>
        <w:spacing w:after="60" w:before="120" w:lineRule="auto"/>
        <w:rPr/>
      </w:pPr>
      <w:r w:rsidDel="00000000" w:rsidR="00000000" w:rsidRPr="00000000">
        <w:rPr>
          <w:b w:val="1"/>
          <w:bCs w:val="1"/>
          <w:rtl w:val="0"/>
        </w:rPr>
        <w:t xml:space="preserve">7</w:t>
      </w:r>
      <w:r w:rsidDel="00000000" w:rsidR="00000000" w:rsidRPr="00000000">
        <w:rPr>
          <w:rFonts w:ascii="Arial" w:cs="Arial" w:eastAsia="Arial" w:hAnsi="Arial"/>
          <w:b w:val="1"/>
          <w:bCs w:val="1"/>
          <w:sz w:val="20"/>
          <w:szCs w:val="20"/>
          <w:rtl w:val="0"/>
        </w:rPr>
        <w:t xml:space="preserve">. [For people </w:t>
      </w:r>
      <w:r w:rsidDel="00000000" w:rsidR="00000000" w:rsidRPr="00000000">
        <w:rPr>
          <w:b w:val="1"/>
          <w:bCs w:val="1"/>
          <w:rtl w:val="0"/>
        </w:rPr>
        <w:t xml:space="preserve">who say that there’s gang presence] </w:t>
      </w:r>
      <w:r w:rsidDel="00000000" w:rsidR="00000000" w:rsidRPr="00000000">
        <w:rPr>
          <w:rtl w:val="0"/>
        </w:rPr>
        <w:t xml:space="preserve">Algunas personas dicen que esta banda es una amenaza para su comunidad, mientras que otras dicen que la banda protege y defiende la comunidad. ¿Cuál de estas opiniones está más cerca de la suya?</w:t>
      </w:r>
    </w:p>
    <w:p w:rsidR="00000000" w:rsidDel="00000000" w:rsidP="00000000" w:rsidRDefault="00000000" w:rsidRPr="00000000" w14:paraId="00000091">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[Preguntar solo si el encuestado/a indicó que una banda o megabanda opera en su barrio en la P5.]</w:t>
      </w:r>
      <w:r w:rsidDel="00000000" w:rsidR="00000000" w:rsidRPr="00000000">
        <w:rPr>
          <w:rtl w:val="0"/>
        </w:rPr>
      </w:r>
    </w:p>
    <w:p w:rsidR="00000000" w:rsidDel="00000000" w:rsidP="00000000" w:rsidRDefault="00000000" w:rsidRPr="00000000" w14:paraId="00000092">
      <w:pPr>
        <w:spacing w:after="40" w:before="40" w:lineRule="auto"/>
        <w:ind w:left="720" w:firstLine="0"/>
        <w:rPr/>
      </w:pPr>
      <w:r w:rsidDel="00000000" w:rsidR="00000000" w:rsidRPr="00000000">
        <w:rPr>
          <w:rFonts w:ascii="Arial" w:cs="Arial" w:eastAsia="Arial" w:hAnsi="Arial"/>
          <w:b w:val="1"/>
          <w:bCs w:val="1"/>
          <w:sz w:val="20"/>
          <w:szCs w:val="20"/>
          <w:rtl w:val="0"/>
        </w:rPr>
        <w:t xml:space="preserve">(1)  Una amenaza</w:t>
      </w:r>
      <w:r w:rsidDel="00000000" w:rsidR="00000000" w:rsidRPr="00000000">
        <w:rPr>
          <w:rtl w:val="0"/>
        </w:rPr>
      </w:r>
    </w:p>
    <w:p w:rsidR="00000000" w:rsidDel="00000000" w:rsidP="00000000" w:rsidRDefault="00000000" w:rsidRPr="00000000" w14:paraId="00000093">
      <w:pPr>
        <w:spacing w:after="40" w:before="40" w:lineRule="auto"/>
        <w:ind w:left="720" w:firstLine="0"/>
        <w:rPr/>
      </w:pPr>
      <w:r w:rsidDel="00000000" w:rsidR="00000000" w:rsidRPr="00000000">
        <w:rPr>
          <w:rFonts w:ascii="Arial" w:cs="Arial" w:eastAsia="Arial" w:hAnsi="Arial"/>
          <w:b w:val="1"/>
          <w:bCs w:val="1"/>
          <w:sz w:val="20"/>
          <w:szCs w:val="20"/>
          <w:rtl w:val="0"/>
        </w:rPr>
        <w:t xml:space="preserve">(2)  Protege y defiende</w:t>
      </w:r>
      <w:r w:rsidDel="00000000" w:rsidR="00000000" w:rsidRPr="00000000">
        <w:rPr>
          <w:rtl w:val="0"/>
        </w:rPr>
      </w:r>
    </w:p>
    <w:p w:rsidR="00000000" w:rsidDel="00000000" w:rsidP="00000000" w:rsidRDefault="00000000" w:rsidRPr="00000000" w14:paraId="00000094">
      <w:pPr>
        <w:spacing w:after="40" w:before="40" w:lineRule="auto"/>
        <w:ind w:left="720" w:firstLine="0"/>
        <w:rPr/>
      </w:pPr>
      <w:r w:rsidDel="00000000" w:rsidR="00000000" w:rsidRPr="00000000">
        <w:rPr>
          <w:rFonts w:ascii="Arial" w:cs="Arial" w:eastAsia="Arial" w:hAnsi="Arial"/>
          <w:b w:val="1"/>
          <w:bCs w:val="1"/>
          <w:sz w:val="20"/>
          <w:szCs w:val="20"/>
          <w:rtl w:val="0"/>
        </w:rPr>
        <w:t xml:space="preserve">(3)  Un poco de ambas</w:t>
      </w:r>
      <w:r w:rsidDel="00000000" w:rsidR="00000000" w:rsidRPr="00000000">
        <w:rPr>
          <w:rtl w:val="0"/>
        </w:rPr>
      </w:r>
    </w:p>
    <w:p w:rsidR="00000000" w:rsidDel="00000000" w:rsidP="00000000" w:rsidRDefault="00000000" w:rsidRPr="00000000" w14:paraId="00000095">
      <w:pPr>
        <w:spacing w:after="40" w:before="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(988888)  No responde  [NO LEER]</w:t>
      </w:r>
    </w:p>
    <w:p w:rsidR="00000000" w:rsidDel="00000000" w:rsidP="00000000" w:rsidRDefault="00000000" w:rsidRPr="00000000" w14:paraId="00000096">
      <w:pPr>
        <w:spacing w:after="40" w:before="40" w:lineRule="auto"/>
        <w:ind w:left="720" w:firstLine="0"/>
        <w:rPr>
          <w:b w:val="1"/>
          <w:bCs w:val="1"/>
        </w:rPr>
      </w:pPr>
      <w:r w:rsidDel="00000000" w:rsidR="00000000" w:rsidRPr="00000000">
        <w:rPr>
          <w:rtl w:val="0"/>
        </w:rPr>
      </w:r>
    </w:p>
    <w:sdt>
      <w:sdtPr>
        <w:id w:val="1486009462"/>
        <w:tag w:val="goog_rdk_174"/>
      </w:sdtPr>
      <w:sdtContent>
        <w:p w:rsidR="00000000" w:rsidDel="00000000" w:rsidP="00000000" w:rsidRDefault="00000000" w:rsidRPr="00000000" w14:paraId="00000097">
          <w:pPr>
            <w:spacing w:after="40" w:before="40" w:lineRule="auto"/>
            <w:rPr>
              <w:ins w:author="Rebecca Hanson" w:id="20" w:date="2026-04-28T17:07:21Z"/>
              <w:b w:val="1"/>
              <w:bCs w:val="1"/>
            </w:rPr>
          </w:pPr>
          <w:r w:rsidDel="00000000" w:rsidR="00000000" w:rsidRPr="00000000">
            <w:rPr>
              <w:b w:val="1"/>
              <w:bCs w:val="1"/>
              <w:rtl w:val="0"/>
            </w:rPr>
            <w:t xml:space="preserve">[For people who say that there’s gang presence] Sabe si la banda/las bandas en su comunidad brinda/an </w:t>
          </w:r>
          <w:sdt>
            <w:sdtPr>
              <w:id w:val="423572378"/>
              <w:tag w:val="goog_rdk_167"/>
            </w:sdtPr>
            <w:sdtContent>
              <w:ins w:author="Rebecca Hanson" w:id="16" w:date="2026-04-28T17:05:27Z">
                <w:r w:rsidDel="00000000" w:rsidR="00000000" w:rsidRPr="00000000">
                  <w:rPr>
                    <w:b w:val="1"/>
                    <w:bCs w:val="1"/>
                    <w:rtl w:val="0"/>
                  </w:rPr>
                  <w:t xml:space="preserve">algunos de los siguientes</w:t>
                </w:r>
              </w:ins>
              <w:sdt>
                <w:sdtPr>
                  <w:id w:val="1957437428"/>
                  <w:tag w:val="goog_rdk_168"/>
                </w:sdtPr>
                <w:sdtContent>
                  <w:ins w:author="Rebecca Hanson" w:id="16" w:date="2026-04-28T17:05:27Z">
                    <w:r w:rsidDel="00000000" w:rsidR="00000000" w:rsidRPr="00000000">
                      <w:rPr>
                        <w:b w:val="1"/>
                        <w:bCs w:val="1"/>
                        <w:rtl w:val="0"/>
                        <w:rPrChange w:author="Rebecca Hanson" w:id="17" w:date="2026-04-28T17:05:27Z">
                          <w:rPr>
                            <w:b w:val="1"/>
                            <w:bCs w:val="1"/>
                          </w:rPr>
                        </w:rPrChange>
                      </w:rPr>
                      <w:t xml:space="preserve"> </w:t>
                    </w:r>
                  </w:ins>
                </w:sdtContent>
              </w:sdt>
              <w:ins w:author="Rebecca Hanson" w:id="16" w:date="2026-04-28T17:05:27Z"/>
            </w:sdtContent>
          </w:sdt>
          <w:r w:rsidDel="00000000" w:rsidR="00000000" w:rsidRPr="00000000">
            <w:rPr>
              <w:b w:val="1"/>
              <w:bCs w:val="1"/>
              <w:rtl w:val="0"/>
            </w:rPr>
            <w:t xml:space="preserve">servicio</w:t>
          </w:r>
          <w:sdt>
            <w:sdtPr>
              <w:id w:val="314532339"/>
              <w:tag w:val="goog_rdk_169"/>
            </w:sdtPr>
            <w:sdtContent>
              <w:ins w:author="Rebecca Hanson" w:id="18" w:date="2026-04-28T17:05:31Z">
                <w:r w:rsidDel="00000000" w:rsidR="00000000" w:rsidRPr="00000000">
                  <w:rPr>
                    <w:b w:val="1"/>
                    <w:bCs w:val="1"/>
                    <w:rtl w:val="0"/>
                  </w:rPr>
                  <w:t xml:space="preserve">s</w:t>
                </w:r>
              </w:ins>
            </w:sdtContent>
          </w:sdt>
          <w:sdt>
            <w:sdtPr>
              <w:id w:val="-1863417683"/>
              <w:tag w:val="goog_rdk_170"/>
            </w:sdtPr>
            <w:sdtContent>
              <w:del w:author="Rebecca Hanson" w:id="18" w:date="2026-04-28T17:05:31Z">
                <w:r w:rsidDel="00000000" w:rsidR="00000000" w:rsidRPr="00000000">
                  <w:rPr>
                    <w:b w:val="1"/>
                    <w:bCs w:val="1"/>
                    <w:rtl w:val="0"/>
                  </w:rPr>
                  <w:delText xml:space="preserve">s</w:delText>
                </w:r>
              </w:del>
            </w:sdtContent>
          </w:sdt>
          <w:r w:rsidDel="00000000" w:rsidR="00000000" w:rsidRPr="00000000">
            <w:rPr>
              <w:b w:val="1"/>
              <w:bCs w:val="1"/>
              <w:rtl w:val="0"/>
            </w:rPr>
            <w:t xml:space="preserve"> a </w:t>
          </w:r>
          <w:sdt>
            <w:sdtPr>
              <w:id w:val="172527834"/>
              <w:tag w:val="goog_rdk_171"/>
            </w:sdtPr>
            <w:sdtContent>
              <w:ins w:author="Rebecca Hanson" w:id="19" w:date="2026-04-28T17:11:20Z">
                <w:r w:rsidDel="00000000" w:rsidR="00000000" w:rsidRPr="00000000">
                  <w:rPr>
                    <w:b w:val="1"/>
                    <w:bCs w:val="1"/>
                    <w:rtl w:val="0"/>
                  </w:rPr>
                  <w:t xml:space="preserve">su</w:t>
                </w:r>
              </w:ins>
            </w:sdtContent>
          </w:sdt>
          <w:sdt>
            <w:sdtPr>
              <w:id w:val="-572512805"/>
              <w:tag w:val="goog_rdk_172"/>
            </w:sdtPr>
            <w:sdtContent>
              <w:del w:author="Rebecca Hanson" w:id="19" w:date="2026-04-28T17:11:20Z">
                <w:r w:rsidDel="00000000" w:rsidR="00000000" w:rsidRPr="00000000">
                  <w:rPr>
                    <w:b w:val="1"/>
                    <w:bCs w:val="1"/>
                    <w:rtl w:val="0"/>
                  </w:rPr>
                  <w:delText xml:space="preserve">la</w:delText>
                </w:r>
              </w:del>
            </w:sdtContent>
          </w:sdt>
          <w:r w:rsidDel="00000000" w:rsidR="00000000" w:rsidRPr="00000000">
            <w:rPr>
              <w:b w:val="1"/>
              <w:bCs w:val="1"/>
              <w:rtl w:val="0"/>
            </w:rPr>
            <w:t xml:space="preserve"> comunidad?</w:t>
          </w:r>
          <w:sdt>
            <w:sdtPr>
              <w:id w:val="952830752"/>
              <w:tag w:val="goog_rdk_173"/>
            </w:sdtPr>
            <w:sdtContent>
              <w:ins w:author="Rebecca Hanson" w:id="20" w:date="2026-04-28T17:07:21Z">
                <w:r w:rsidDel="00000000" w:rsidR="00000000" w:rsidRPr="00000000">
                  <w:rPr>
                    <w:rtl w:val="0"/>
                  </w:rPr>
                </w:r>
              </w:ins>
            </w:sdtContent>
          </w:sdt>
        </w:p>
      </w:sdtContent>
    </w:sdt>
    <w:sdt>
      <w:sdtPr>
        <w:id w:val="1540706261"/>
        <w:tag w:val="goog_rdk_176"/>
      </w:sdtPr>
      <w:sdtContent>
        <w:p w:rsidR="00000000" w:rsidDel="00000000" w:rsidP="00000000" w:rsidRDefault="00000000" w:rsidRPr="00000000" w14:paraId="00000098">
          <w:pPr>
            <w:numPr>
              <w:ilvl w:val="0"/>
              <w:numId w:val="11"/>
            </w:numPr>
            <w:spacing w:after="0" w:afterAutospacing="0" w:before="40" w:lineRule="auto"/>
            <w:ind w:left="720" w:hanging="360"/>
            <w:rPr>
              <w:ins w:author="Rebecca Hanson" w:id="20" w:date="2026-04-28T17:07:21Z"/>
              <w:b w:val="1"/>
              <w:bCs w:val="1"/>
              <w:u w:val="none"/>
            </w:rPr>
          </w:pPr>
          <w:sdt>
            <w:sdtPr>
              <w:id w:val="-101824625"/>
              <w:tag w:val="goog_rdk_175"/>
            </w:sdtPr>
            <w:sdtContent>
              <w:ins w:author="Rebecca Hanson" w:id="20" w:date="2026-04-28T17:07:21Z">
                <w:r w:rsidDel="00000000" w:rsidR="00000000" w:rsidRPr="00000000">
                  <w:rPr>
                    <w:b w:val="1"/>
                    <w:bCs w:val="1"/>
                    <w:rtl w:val="0"/>
                  </w:rPr>
                  <w:t xml:space="preserve">Cajas de CLAP </w:t>
                </w:r>
              </w:ins>
            </w:sdtContent>
          </w:sdt>
        </w:p>
      </w:sdtContent>
    </w:sdt>
    <w:sdt>
      <w:sdtPr>
        <w:id w:val="-1566925926"/>
        <w:tag w:val="goog_rdk_179"/>
      </w:sdtPr>
      <w:sdtContent>
        <w:p w:rsidR="00000000" w:rsidDel="00000000" w:rsidP="00000000" w:rsidRDefault="00000000" w:rsidRPr="00000000" w14:paraId="00000099">
          <w:pPr>
            <w:numPr>
              <w:ilvl w:val="0"/>
              <w:numId w:val="11"/>
            </w:numPr>
            <w:spacing w:after="0" w:afterAutospacing="0" w:before="0" w:beforeAutospacing="0" w:lineRule="auto"/>
            <w:ind w:left="720" w:hanging="360"/>
            <w:rPr>
              <w:ins w:author="Rebecca Hanson" w:id="20" w:date="2026-04-28T17:07:21Z"/>
              <w:b w:val="1"/>
              <w:bCs w:val="1"/>
              <w:u w:val="none"/>
            </w:rPr>
          </w:pPr>
          <w:sdt>
            <w:sdtPr>
              <w:id w:val="-1729980018"/>
              <w:tag w:val="goog_rdk_177"/>
            </w:sdtPr>
            <w:sdtContent>
              <w:ins w:author="Rebecca Hanson" w:id="20" w:date="2026-04-28T17:07:21Z">
                <w:r w:rsidDel="00000000" w:rsidR="00000000" w:rsidRPr="00000000">
                  <w:rPr>
                    <w:b w:val="1"/>
                    <w:bCs w:val="1"/>
                    <w:rtl w:val="0"/>
                  </w:rPr>
                  <w:t xml:space="preserve">Resoluci</w:t>
                </w:r>
              </w:ins>
              <w:sdt>
                <w:sdtPr>
                  <w:id w:val="-1846427249"/>
                  <w:tag w:val="goog_rdk_178"/>
                </w:sdtPr>
                <w:sdtContent>
                  <w:ins w:author="Rebecca Hanson" w:id="20" w:date="2026-04-28T17:07:21Z">
                    <w:r w:rsidDel="00000000" w:rsidR="00000000" w:rsidRPr="00000000">
                      <w:rPr>
                        <w:b w:val="1"/>
                        <w:bCs w:val="1"/>
                        <w:rtl w:val="0"/>
                        <w:rPrChange w:author="Rebecca Hanson" w:id="21" w:date="2026-04-28T17:07:21Z">
                          <w:rPr>
                            <w:b w:val="1"/>
                            <w:bCs w:val="1"/>
                          </w:rPr>
                        </w:rPrChange>
                      </w:rPr>
                      <w:t xml:space="preserve">ón de conflictos</w:t>
                    </w:r>
                  </w:ins>
                </w:sdtContent>
              </w:sdt>
              <w:ins w:author="Rebecca Hanson" w:id="20" w:date="2026-04-28T17:07:21Z">
                <w:r w:rsidDel="00000000" w:rsidR="00000000" w:rsidRPr="00000000">
                  <w:rPr>
                    <w:rtl w:val="0"/>
                  </w:rPr>
                </w:r>
              </w:ins>
            </w:sdtContent>
          </w:sdt>
        </w:p>
      </w:sdtContent>
    </w:sdt>
    <w:sdt>
      <w:sdtPr>
        <w:id w:val="1120340445"/>
        <w:tag w:val="goog_rdk_183"/>
      </w:sdtPr>
      <w:sdtContent>
        <w:p w:rsidR="00000000" w:rsidDel="00000000" w:rsidP="00000000" w:rsidRDefault="00000000" w:rsidRPr="00000000" w14:paraId="0000009A">
          <w:pPr>
            <w:numPr>
              <w:ilvl w:val="0"/>
              <w:numId w:val="11"/>
            </w:numPr>
            <w:spacing w:after="0" w:afterAutospacing="0" w:before="0" w:beforeAutospacing="0" w:lineRule="auto"/>
            <w:ind w:left="720" w:hanging="360"/>
            <w:rPr>
              <w:ins w:author="Rebecca Hanson" w:id="20" w:date="2026-04-28T17:07:21Z"/>
              <w:b w:val="1"/>
              <w:bCs w:val="1"/>
              <w:u w:val="none"/>
            </w:rPr>
          </w:pPr>
          <w:sdt>
            <w:sdtPr>
              <w:id w:val="-1214588708"/>
              <w:tag w:val="goog_rdk_180"/>
            </w:sdtPr>
            <w:sdtContent>
              <w:ins w:author="Rebecca Hanson" w:id="20" w:date="2026-04-28T17:07:21Z">
                <w:r w:rsidDel="00000000" w:rsidR="00000000" w:rsidRPr="00000000">
                  <w:rPr>
                    <w:b w:val="1"/>
                    <w:bCs w:val="1"/>
                    <w:rtl w:val="0"/>
                  </w:rPr>
                  <w:t xml:space="preserve">Organizaci</w:t>
                </w:r>
              </w:ins>
              <w:sdt>
                <w:sdtPr>
                  <w:id w:val="-632676670"/>
                  <w:tag w:val="goog_rdk_181"/>
                </w:sdtPr>
                <w:sdtContent>
                  <w:ins w:author="Rebecca Hanson" w:id="20" w:date="2026-04-28T17:07:21Z">
                    <w:r w:rsidDel="00000000" w:rsidR="00000000" w:rsidRPr="00000000">
                      <w:rPr>
                        <w:b w:val="1"/>
                        <w:bCs w:val="1"/>
                        <w:rtl w:val="0"/>
                        <w:rPrChange w:author="Rebecca Hanson" w:id="21" w:date="2026-04-28T17:07:21Z">
                          <w:rPr>
                            <w:b w:val="1"/>
                            <w:bCs w:val="1"/>
                          </w:rPr>
                        </w:rPrChange>
                      </w:rPr>
                      <w:t xml:space="preserve">ón de</w:t>
                    </w:r>
                  </w:ins>
                </w:sdtContent>
              </w:sdt>
              <w:ins w:author="Rebecca Hanson" w:id="20" w:date="2026-04-28T17:07:21Z">
                <w:r w:rsidDel="00000000" w:rsidR="00000000" w:rsidRPr="00000000">
                  <w:rPr>
                    <w:b w:val="1"/>
                    <w:bCs w:val="1"/>
                    <w:rtl w:val="0"/>
                  </w:rPr>
                  <w:t xml:space="preserve"> </w:t>
                </w:r>
                <w:sdt>
                  <w:sdtPr>
                    <w:id w:val="-241355966"/>
                    <w:tag w:val="goog_rdk_182"/>
                  </w:sdtPr>
                  <w:sdtContent>
                    <w:r w:rsidDel="00000000" w:rsidR="00000000" w:rsidRPr="00000000">
                      <w:rPr>
                        <w:b w:val="1"/>
                        <w:bCs w:val="1"/>
                        <w:rtl w:val="0"/>
                        <w:rPrChange w:author="Rebecca Hanson" w:id="21" w:date="2026-04-28T17:07:21Z">
                          <w:rPr>
                            <w:b w:val="1"/>
                            <w:bCs w:val="1"/>
                          </w:rPr>
                        </w:rPrChange>
                      </w:rPr>
                      <w:t xml:space="preserve">festivales</w:t>
                    </w:r>
                  </w:sdtContent>
                </w:sdt>
                <w:r w:rsidDel="00000000" w:rsidR="00000000" w:rsidRPr="00000000">
                  <w:rPr>
                    <w:b w:val="1"/>
                    <w:bCs w:val="1"/>
                    <w:rtl w:val="0"/>
                  </w:rPr>
                  <w:t xml:space="preserve"> y/o eventos comunitarios</w:t>
                </w:r>
              </w:ins>
            </w:sdtContent>
          </w:sdt>
        </w:p>
      </w:sdtContent>
    </w:sdt>
    <w:sdt>
      <w:sdtPr>
        <w:id w:val="-1411476275"/>
        <w:tag w:val="goog_rdk_185"/>
      </w:sdtPr>
      <w:sdtContent>
        <w:p w:rsidR="00000000" w:rsidDel="00000000" w:rsidP="00000000" w:rsidRDefault="00000000" w:rsidRPr="00000000" w14:paraId="0000009B">
          <w:pPr>
            <w:numPr>
              <w:ilvl w:val="0"/>
              <w:numId w:val="11"/>
            </w:numPr>
            <w:spacing w:after="0" w:afterAutospacing="0" w:before="0" w:beforeAutospacing="0" w:lineRule="auto"/>
            <w:ind w:left="720" w:hanging="360"/>
            <w:rPr>
              <w:ins w:author="Rebecca Hanson" w:id="20" w:date="2026-04-28T17:07:21Z"/>
              <w:b w:val="1"/>
              <w:bCs w:val="1"/>
              <w:u w:val="none"/>
            </w:rPr>
          </w:pPr>
          <w:sdt>
            <w:sdtPr>
              <w:id w:val="857709970"/>
              <w:tag w:val="goog_rdk_184"/>
            </w:sdtPr>
            <w:sdtContent>
              <w:ins w:author="Rebecca Hanson" w:id="20" w:date="2026-04-28T17:07:21Z">
                <w:r w:rsidDel="00000000" w:rsidR="00000000" w:rsidRPr="00000000">
                  <w:rPr>
                    <w:b w:val="1"/>
                    <w:bCs w:val="1"/>
                    <w:rtl w:val="0"/>
                  </w:rPr>
                  <w:t xml:space="preserve">Servicios de salud (por ejemplo acceso a la medicina o implementando tocas de queda durante COVID) </w:t>
                </w:r>
              </w:ins>
            </w:sdtContent>
          </w:sdt>
        </w:p>
      </w:sdtContent>
    </w:sdt>
    <w:sdt>
      <w:sdtPr>
        <w:id w:val="1881435889"/>
        <w:tag w:val="goog_rdk_188"/>
      </w:sdtPr>
      <w:sdtContent>
        <w:p w:rsidR="00000000" w:rsidDel="00000000" w:rsidP="00000000" w:rsidRDefault="00000000" w:rsidRPr="00000000" w14:paraId="0000009C">
          <w:pPr>
            <w:numPr>
              <w:ilvl w:val="0"/>
              <w:numId w:val="11"/>
            </w:numPr>
            <w:spacing w:after="40" w:before="0" w:beforeAutospacing="0" w:lineRule="auto"/>
            <w:ind w:left="720" w:hanging="360"/>
            <w:rPr>
              <w:ins w:author="Rebecca Hanson" w:id="20" w:date="2026-04-28T17:07:21Z"/>
              <w:b w:val="1"/>
              <w:bCs w:val="1"/>
              <w:u w:val="none"/>
            </w:rPr>
          </w:pPr>
          <w:sdt>
            <w:sdtPr>
              <w:id w:val="-1002375698"/>
              <w:tag w:val="goog_rdk_186"/>
            </w:sdtPr>
            <w:sdtContent>
              <w:ins w:author="Rebecca Hanson" w:id="20" w:date="2026-04-28T17:07:21Z">
                <w:r w:rsidDel="00000000" w:rsidR="00000000" w:rsidRPr="00000000">
                  <w:rPr>
                    <w:b w:val="1"/>
                    <w:bCs w:val="1"/>
                    <w:rtl w:val="0"/>
                  </w:rPr>
                  <w:t xml:space="preserve">Pr</w:t>
                </w:r>
              </w:ins>
              <w:sdt>
                <w:sdtPr>
                  <w:id w:val="-2053248996"/>
                  <w:tag w:val="goog_rdk_187"/>
                </w:sdtPr>
                <w:sdtContent>
                  <w:ins w:author="Rebecca Hanson" w:id="20" w:date="2026-04-28T17:07:21Z">
                    <w:r w:rsidDel="00000000" w:rsidR="00000000" w:rsidRPr="00000000">
                      <w:rPr>
                        <w:b w:val="1"/>
                        <w:bCs w:val="1"/>
                        <w:rtl w:val="0"/>
                        <w:rPrChange w:author="Rebecca Hanson" w:id="21" w:date="2026-04-28T17:07:21Z">
                          <w:rPr>
                            <w:b w:val="1"/>
                            <w:bCs w:val="1"/>
                          </w:rPr>
                        </w:rPrChange>
                      </w:rPr>
                      <w:t xml:space="preserve">éstamos</w:t>
                    </w:r>
                  </w:ins>
                </w:sdtContent>
              </w:sdt>
              <w:ins w:author="Rebecca Hanson" w:id="20" w:date="2026-04-28T17:07:21Z"/>
            </w:sdtContent>
          </w:sdt>
        </w:p>
      </w:sdtContent>
    </w:sdt>
    <w:sdt>
      <w:sdtPr>
        <w:id w:val="951413809"/>
        <w:tag w:val="goog_rdk_191"/>
      </w:sdtPr>
      <w:sdtContent>
        <w:p w:rsidR="00000000" w:rsidDel="00000000" w:rsidP="00000000" w:rsidRDefault="00000000" w:rsidRPr="00000000" w14:paraId="0000009D">
          <w:pPr>
            <w:numPr>
              <w:ilvl w:val="0"/>
              <w:numId w:val="11"/>
            </w:numPr>
            <w:spacing w:after="40" w:before="40" w:lineRule="auto"/>
            <w:ind w:left="720" w:hanging="360"/>
            <w:rPr>
              <w:b w:val="1"/>
              <w:bCs w:val="1"/>
              <w:u w:val="none"/>
              <w:rPrChange w:author="Rebecca Hanson" w:id="22" w:date="2026-04-28T17:07:23Z">
                <w:rPr>
                  <w:b w:val="1"/>
                  <w:bCs w:val="1"/>
                </w:rPr>
              </w:rPrChange>
            </w:rPr>
            <w:pPrChange w:author="Rebecca Hanson" w:id="0" w:date="2026-04-28T17:07:23Z">
              <w:pPr>
                <w:spacing w:after="40" w:before="40" w:lineRule="auto"/>
              </w:pPr>
            </w:pPrChange>
          </w:pPr>
          <w:sdt>
            <w:sdtPr>
              <w:id w:val="1197054457"/>
              <w:tag w:val="goog_rdk_189"/>
            </w:sdtPr>
            <w:sdtContent>
              <w:ins w:author="Rebecca Hanson" w:id="20" w:date="2026-04-28T17:07:21Z"/>
              <w:sdt>
                <w:sdtPr>
                  <w:id w:val="-1604380476"/>
                  <w:tag w:val="goog_rdk_190"/>
                </w:sdtPr>
                <w:sdtContent>
                  <w:ins w:author="Rebecca Hanson" w:id="20" w:date="2026-04-28T17:07:21Z">
                    <w:r w:rsidDel="00000000" w:rsidR="00000000" w:rsidRPr="00000000">
                      <w:rPr>
                        <w:b w:val="1"/>
                        <w:bCs w:val="1"/>
                        <w:rtl w:val="0"/>
                        <w:rPrChange w:author="Rebecca Hanson" w:id="21" w:date="2026-04-28T17:07:21Z">
                          <w:rPr>
                            <w:b w:val="1"/>
                            <w:bCs w:val="1"/>
                          </w:rPr>
                        </w:rPrChange>
                      </w:rPr>
                      <w:t xml:space="preserve">Otro __________________</w:t>
                    </w:r>
                  </w:ins>
                </w:sdtContent>
              </w:sdt>
              <w:ins w:author="Rebecca Hanson" w:id="20" w:date="2026-04-28T17:07:21Z"/>
            </w:sdtContent>
          </w:sdt>
          <w:r w:rsidDel="00000000" w:rsidR="00000000" w:rsidRPr="00000000">
            <w:rPr>
              <w:rtl w:val="0"/>
            </w:rPr>
          </w:r>
        </w:p>
      </w:sdtContent>
    </w:sdt>
    <w:p w:rsidR="00000000" w:rsidDel="00000000" w:rsidP="00000000" w:rsidRDefault="00000000" w:rsidRPr="00000000" w14:paraId="0000009E">
      <w:pPr>
        <w:spacing w:after="40" w:before="40" w:lineRule="auto"/>
        <w:ind w:left="0" w:firstLine="0"/>
        <w:rPr>
          <w:b w:val="1"/>
          <w:bCs w:val="1"/>
        </w:rPr>
      </w:pPr>
      <w:r w:rsidDel="00000000" w:rsidR="00000000" w:rsidRPr="00000000">
        <w:rPr>
          <w:rtl w:val="0"/>
        </w:rPr>
      </w:r>
    </w:p>
    <w:sdt>
      <w:sdtPr>
        <w:id w:val="-1172323241"/>
        <w:tag w:val="goog_rdk_196"/>
      </w:sdtPr>
      <w:sdtContent>
        <w:p w:rsidR="00000000" w:rsidDel="00000000" w:rsidP="00000000" w:rsidRDefault="00000000" w:rsidRPr="00000000" w14:paraId="0000009F">
          <w:pPr>
            <w:spacing w:after="40" w:before="40" w:lineRule="auto"/>
            <w:ind w:left="0" w:firstLine="0"/>
            <w:rPr>
              <w:ins w:author="Rebecca Hanson" w:id="23" w:date="2026-04-28T16:58:32Z"/>
              <w:b w:val="1"/>
              <w:bCs w:val="1"/>
              <w:rPrChange w:author="Rebecca Hanson" w:id="24" w:date="2026-04-28T16:58:32Z">
                <w:rPr>
                  <w:b w:val="1"/>
                  <w:bCs w:val="1"/>
                </w:rPr>
              </w:rPrChange>
            </w:rPr>
          </w:pPr>
          <w:r w:rsidDel="00000000" w:rsidR="00000000" w:rsidRPr="00000000">
            <w:rPr>
              <w:b w:val="1"/>
              <w:bCs w:val="1"/>
              <w:rtl w:val="0"/>
            </w:rPr>
            <w:t xml:space="preserve">8.  </w:t>
          </w:r>
          <w:sdt>
            <w:sdtPr>
              <w:id w:val="-127629993"/>
              <w:tag w:val="goog_rdk_192"/>
            </w:sdtPr>
            <w:sdtContent>
              <w:ins w:author="Rebecca Hanson" w:id="23" w:date="2026-04-28T16:58:32Z"/>
              <w:sdt>
                <w:sdtPr>
                  <w:id w:val="1756363334"/>
                  <w:tag w:val="goog_rdk_193"/>
                </w:sdtPr>
                <w:sdtContent>
                  <w:ins w:author="Rebecca Hanson" w:id="23" w:date="2026-04-28T16:58:32Z">
                    <w:r w:rsidDel="00000000" w:rsidR="00000000" w:rsidRPr="00000000">
                      <w:rPr>
                        <w:b w:val="1"/>
                        <w:bCs w:val="1"/>
                        <w:rtl w:val="0"/>
                        <w:rPrChange w:author="Rebecca Hanson" w:id="24" w:date="2026-04-28T16:58:32Z">
                          <w:rPr>
                            <w:b w:val="1"/>
                            <w:bCs w:val="1"/>
                          </w:rPr>
                        </w:rPrChange>
                      </w:rPr>
                      <w:t xml:space="preserve"> [For people who say that there’s gang presence] </w:t>
                    </w:r>
                  </w:ins>
                </w:sdtContent>
              </w:sdt>
              <w:ins w:author="Rebecca Hanson" w:id="23" w:date="2026-04-28T16:58:32Z">
                <w:r w:rsidDel="00000000" w:rsidR="00000000" w:rsidRPr="00000000">
                  <w:rPr>
                    <w:b w:val="1"/>
                    <w:bCs w:val="1"/>
                    <w:rtl w:val="0"/>
                  </w:rPr>
                  <w:t xml:space="preserve">Algunas personas dicen que </w:t>
                </w:r>
                <w:sdt>
                  <w:sdtPr>
                    <w:id w:val="180425435"/>
                    <w:tag w:val="goog_rdk_194"/>
                  </w:sdtPr>
                  <w:sdtContent>
                    <w:r w:rsidDel="00000000" w:rsidR="00000000" w:rsidRPr="00000000">
                      <w:rPr>
                        <w:b w:val="1"/>
                        <w:bCs w:val="1"/>
                        <w:rtl w:val="0"/>
                        <w:rPrChange w:author="Rebecca Hanson" w:id="24" w:date="2026-04-28T16:58:32Z">
                          <w:rPr>
                            <w:b w:val="1"/>
                            <w:bCs w:val="1"/>
                          </w:rPr>
                        </w:rPrChange>
                      </w:rPr>
                      <w:t xml:space="preserve">las bandas en el país se han vuelto más organizadas y poderosas en los últimos años mientras otras dicen que siguen </w:t>
                    </w:r>
                  </w:sdtContent>
                </w:sdt>
                <w:r w:rsidDel="00000000" w:rsidR="00000000" w:rsidRPr="00000000">
                  <w:rPr>
                    <w:b w:val="1"/>
                    <w:bCs w:val="1"/>
                    <w:rtl w:val="0"/>
                  </w:rPr>
                  <w:t xml:space="preserve">igual de desorganizados. ¿Cuál describe mejor la situación en su comunidad?</w:t>
                </w:r>
                <w:sdt>
                  <w:sdtPr>
                    <w:id w:val="-811088991"/>
                    <w:tag w:val="goog_rdk_195"/>
                  </w:sdtPr>
                  <w:sdtContent>
                    <w:r w:rsidDel="00000000" w:rsidR="00000000" w:rsidRPr="00000000">
                      <w:rPr>
                        <w:rtl w:val="0"/>
                      </w:rPr>
                    </w:r>
                  </w:sdtContent>
                </w:sdt>
              </w:ins>
            </w:sdtContent>
          </w:sdt>
        </w:p>
      </w:sdtContent>
    </w:sdt>
    <w:sdt>
      <w:sdtPr>
        <w:id w:val="-1388153157"/>
        <w:tag w:val="goog_rdk_198"/>
      </w:sdtPr>
      <w:sdtContent>
        <w:p w:rsidR="00000000" w:rsidDel="00000000" w:rsidP="00000000" w:rsidRDefault="00000000" w:rsidRPr="00000000" w14:paraId="000000A0">
          <w:pPr>
            <w:spacing w:after="40" w:before="40" w:lineRule="auto"/>
            <w:rPr>
              <w:b w:val="1"/>
              <w:bCs w:val="1"/>
              <w:rPrChange w:author="Rebecca Hanson" w:id="24" w:date="2026-04-28T16:58:32Z">
                <w:rPr/>
              </w:rPrChange>
            </w:rPr>
            <w:pPrChange w:author="Rebecca Hanson" w:id="0" w:date="2026-04-28T16:58:32Z">
              <w:pPr>
                <w:pBdr>
                  <w:bottom w:color="999999" w:space="1" w:sz="6" w:val="single"/>
                </w:pBdr>
                <w:spacing w:before="80" w:lineRule="auto"/>
              </w:pPr>
            </w:pPrChange>
          </w:pPr>
          <w:sdt>
            <w:sdtPr>
              <w:id w:val="1142892327"/>
              <w:tag w:val="goog_rdk_197"/>
            </w:sdtPr>
            <w:sdtContent>
              <w:r w:rsidDel="00000000" w:rsidR="00000000" w:rsidRPr="00000000">
                <w:rPr>
                  <w:rtl w:val="0"/>
                </w:rPr>
              </w:r>
            </w:sdtContent>
          </w:sdt>
        </w:p>
      </w:sdtContent>
    </w:sdt>
    <w:p w:rsidR="00000000" w:rsidDel="00000000" w:rsidP="00000000" w:rsidRDefault="00000000" w:rsidRPr="00000000" w14:paraId="000000A1">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0A2">
      <w:pPr>
        <w:spacing w:after="60" w:before="120" w:lineRule="auto"/>
        <w:rPr>
          <w:b w:val="1"/>
          <w:bCs w:val="1"/>
        </w:rPr>
      </w:pPr>
      <w:r w:rsidDel="00000000" w:rsidR="00000000" w:rsidRPr="00000000">
        <w:rPr>
          <w:b w:val="1"/>
          <w:bCs w:val="1"/>
          <w:rtl w:val="0"/>
        </w:rPr>
        <w:t xml:space="preserve">6. En su sector, ¿quién brinda protección contra el crimen? Puede ser una fuerza de seguridad del Estado o algún grupo armado. ANOTAR TEXTUALMENTE. NO LEER OPCIONES.</w:t>
      </w:r>
    </w:p>
    <w:p w:rsidR="00000000" w:rsidDel="00000000" w:rsidP="00000000" w:rsidRDefault="00000000" w:rsidRPr="00000000" w14:paraId="000000A3">
      <w:pPr>
        <w:spacing w:after="60" w:before="120" w:lineRule="auto"/>
        <w:rPr>
          <w:b w:val="1"/>
          <w:bCs w:val="1"/>
        </w:rPr>
      </w:pPr>
      <w:r w:rsidDel="00000000" w:rsidR="00000000" w:rsidRPr="00000000">
        <w:rPr>
          <w:rtl w:val="0"/>
        </w:rPr>
      </w:r>
    </w:p>
    <w:p w:rsidR="00000000" w:rsidDel="00000000" w:rsidP="00000000" w:rsidRDefault="00000000" w:rsidRPr="00000000" w14:paraId="000000A4">
      <w:pPr>
        <w:spacing w:after="60" w:before="120" w:lineRule="auto"/>
        <w:rPr>
          <w:b w:val="1"/>
          <w:bCs w:val="1"/>
        </w:rPr>
      </w:pPr>
      <w:sdt>
        <w:sdtPr>
          <w:id w:val="-1461495917"/>
          <w:tag w:val="goog_rdk_199"/>
        </w:sdtPr>
        <w:sdtContent>
          <w:commentRangeStart w:id="10"/>
        </w:sdtContent>
      </w:sdt>
      <w:r w:rsidDel="00000000" w:rsidR="00000000" w:rsidRPr="00000000">
        <w:rPr>
          <w:b w:val="1"/>
          <w:bCs w:val="1"/>
          <w:rtl w:val="0"/>
        </w:rPr>
        <w:t xml:space="preserve">7. Si tuviera un conflicto con un vecino, ¿a quién acudiría primero? ANOTAR TEXTUALMENTE. </w:t>
      </w:r>
      <w:sdt>
        <w:sdtPr>
          <w:id w:val="-672022160"/>
          <w:tag w:val="goog_rdk_200"/>
        </w:sdtPr>
        <w:sdtContent>
          <w:commentRangeStart w:id="11"/>
        </w:sdtContent>
      </w:sdt>
      <w:r w:rsidDel="00000000" w:rsidR="00000000" w:rsidRPr="00000000">
        <w:rPr>
          <w:b w:val="1"/>
          <w:bCs w:val="1"/>
          <w:rtl w:val="0"/>
        </w:rPr>
        <w:t xml:space="preserve">NO LEER OPCIONES</w:t>
      </w:r>
      <w:commentRangeEnd w:id="11"/>
      <w:r w:rsidDel="00000000" w:rsidR="00000000" w:rsidRPr="00000000">
        <w:commentReference w:id="11"/>
      </w:r>
      <w:r w:rsidDel="00000000" w:rsidR="00000000" w:rsidRPr="00000000">
        <w:rPr>
          <w:b w:val="1"/>
          <w:bCs w:val="1"/>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A6">
      <w:pPr>
        <w:spacing w:after="60" w:before="120" w:lineRule="auto"/>
        <w:rPr/>
      </w:pPr>
      <w:r w:rsidDel="00000000" w:rsidR="00000000" w:rsidRPr="00000000">
        <w:rPr>
          <w:rFonts w:ascii="Arial" w:cs="Arial" w:eastAsia="Arial" w:hAnsi="Arial"/>
          <w:b w:val="1"/>
          <w:bCs w:val="1"/>
          <w:sz w:val="20"/>
          <w:szCs w:val="20"/>
          <w:rtl w:val="0"/>
        </w:rPr>
        <w:t xml:space="preserve">8. </w:t>
      </w:r>
      <w:r w:rsidDel="00000000" w:rsidR="00000000" w:rsidRPr="00000000">
        <w:rPr>
          <w:rFonts w:ascii="Arial" w:cs="Arial" w:eastAsia="Arial" w:hAnsi="Arial"/>
          <w:b w:val="1"/>
          <w:bCs w:val="1"/>
          <w:color w:val="9900ff"/>
          <w:sz w:val="20"/>
          <w:szCs w:val="20"/>
          <w:rtl w:val="0"/>
        </w:rPr>
        <w:t xml:space="preserve">Y ahora</w:t>
      </w:r>
      <w:r w:rsidDel="00000000" w:rsidR="00000000" w:rsidRPr="00000000">
        <w:rPr>
          <w:b w:val="1"/>
          <w:bCs w:val="1"/>
          <w:color w:val="9900ff"/>
          <w:rtl w:val="0"/>
        </w:rPr>
        <w:t xml:space="preserve"> pensando en seguridad, </w:t>
      </w:r>
      <w:r w:rsidDel="00000000" w:rsidR="00000000" w:rsidRPr="00000000">
        <w:rPr>
          <w:rFonts w:ascii="Arial" w:cs="Arial" w:eastAsia="Arial" w:hAnsi="Arial"/>
          <w:b w:val="1"/>
          <w:bCs w:val="1"/>
          <w:sz w:val="20"/>
          <w:szCs w:val="20"/>
          <w:rtl w:val="0"/>
        </w:rPr>
        <w:t xml:space="preserve">¿Qué tan de acuerdo o en desacuerdo está con la siguiente afirmación: </w:t>
      </w:r>
      <w:r w:rsidDel="00000000" w:rsidR="00000000" w:rsidRPr="00000000">
        <w:rPr>
          <w:b w:val="1"/>
          <w:bCs w:val="1"/>
          <w:rtl w:val="0"/>
        </w:rPr>
        <w:t xml:space="preserve">Hay menos delincuencia</w:t>
      </w:r>
      <w:sdt>
        <w:sdtPr>
          <w:id w:val="1227492328"/>
          <w:tag w:val="goog_rdk_201"/>
        </w:sdtPr>
        <w:sdtContent>
          <w:ins w:author="Dorothy Jane Bridges Kronick" w:id="25" w:date="2026-04-28T16:13:46Z">
            <w:r w:rsidDel="00000000" w:rsidR="00000000" w:rsidRPr="00000000">
              <w:rPr>
                <w:b w:val="1"/>
                <w:bCs w:val="1"/>
                <w:rtl w:val="0"/>
              </w:rPr>
              <w:t xml:space="preserve"> en su comunidad</w:t>
            </w:r>
          </w:ins>
        </w:sdtContent>
      </w:sdt>
      <w:r w:rsidDel="00000000" w:rsidR="00000000" w:rsidRPr="00000000">
        <w:rPr>
          <w:b w:val="1"/>
          <w:bCs w:val="1"/>
          <w:rtl w:val="0"/>
        </w:rPr>
        <w:t xml:space="preserve"> ahora que hace [cinco] años [NOTE TO IRB: We may change the reference year in response to survey-firm guidance] años.</w:t>
      </w:r>
      <w:r w:rsidDel="00000000" w:rsidR="00000000" w:rsidRPr="00000000">
        <w:rPr>
          <w:rtl w:val="0"/>
        </w:rPr>
      </w:r>
    </w:p>
    <w:p w:rsidR="00000000" w:rsidDel="00000000" w:rsidP="00000000" w:rsidRDefault="00000000" w:rsidRPr="00000000" w14:paraId="000000A7">
      <w:pPr>
        <w:spacing w:after="40" w:before="40" w:lineRule="auto"/>
        <w:ind w:left="720" w:firstLine="0"/>
        <w:rPr/>
      </w:pPr>
      <w:r w:rsidDel="00000000" w:rsidR="00000000" w:rsidRPr="00000000">
        <w:rPr>
          <w:rFonts w:ascii="Arial" w:cs="Arial" w:eastAsia="Arial" w:hAnsi="Arial"/>
          <w:b w:val="1"/>
          <w:bCs w:val="1"/>
          <w:sz w:val="20"/>
          <w:szCs w:val="20"/>
          <w:rtl w:val="0"/>
        </w:rPr>
        <w:t xml:space="preserve">(1)  Muy de acuerdo</w:t>
      </w:r>
      <w:r w:rsidDel="00000000" w:rsidR="00000000" w:rsidRPr="00000000">
        <w:rPr>
          <w:rtl w:val="0"/>
        </w:rPr>
      </w:r>
    </w:p>
    <w:p w:rsidR="00000000" w:rsidDel="00000000" w:rsidP="00000000" w:rsidRDefault="00000000" w:rsidRPr="00000000" w14:paraId="000000A8">
      <w:pPr>
        <w:spacing w:after="40" w:before="40" w:lineRule="auto"/>
        <w:ind w:left="720" w:firstLine="0"/>
        <w:rPr/>
      </w:pPr>
      <w:r w:rsidDel="00000000" w:rsidR="00000000" w:rsidRPr="00000000">
        <w:rPr>
          <w:rFonts w:ascii="Arial" w:cs="Arial" w:eastAsia="Arial" w:hAnsi="Arial"/>
          <w:b w:val="1"/>
          <w:bCs w:val="1"/>
          <w:sz w:val="20"/>
          <w:szCs w:val="20"/>
          <w:rtl w:val="0"/>
        </w:rPr>
        <w:t xml:space="preserve">(2)  De acuerdo</w:t>
      </w:r>
      <w:r w:rsidDel="00000000" w:rsidR="00000000" w:rsidRPr="00000000">
        <w:rPr>
          <w:rtl w:val="0"/>
        </w:rPr>
      </w:r>
    </w:p>
    <w:p w:rsidR="00000000" w:rsidDel="00000000" w:rsidP="00000000" w:rsidRDefault="00000000" w:rsidRPr="00000000" w14:paraId="000000A9">
      <w:pPr>
        <w:spacing w:after="40" w:before="40" w:lineRule="auto"/>
        <w:ind w:left="720" w:firstLine="0"/>
        <w:rPr/>
      </w:pPr>
      <w:r w:rsidDel="00000000" w:rsidR="00000000" w:rsidRPr="00000000">
        <w:rPr>
          <w:rFonts w:ascii="Arial" w:cs="Arial" w:eastAsia="Arial" w:hAnsi="Arial"/>
          <w:b w:val="1"/>
          <w:bCs w:val="1"/>
          <w:sz w:val="20"/>
          <w:szCs w:val="20"/>
          <w:rtl w:val="0"/>
        </w:rPr>
        <w:t xml:space="preserve">(3)  Ni de acuerdo ni en desacuerdo</w:t>
      </w:r>
      <w:r w:rsidDel="00000000" w:rsidR="00000000" w:rsidRPr="00000000">
        <w:rPr>
          <w:rtl w:val="0"/>
        </w:rPr>
      </w:r>
    </w:p>
    <w:p w:rsidR="00000000" w:rsidDel="00000000" w:rsidP="00000000" w:rsidRDefault="00000000" w:rsidRPr="00000000" w14:paraId="000000AA">
      <w:pPr>
        <w:spacing w:after="40" w:before="40" w:lineRule="auto"/>
        <w:ind w:left="720" w:firstLine="0"/>
        <w:rPr/>
      </w:pPr>
      <w:r w:rsidDel="00000000" w:rsidR="00000000" w:rsidRPr="00000000">
        <w:rPr>
          <w:rFonts w:ascii="Arial" w:cs="Arial" w:eastAsia="Arial" w:hAnsi="Arial"/>
          <w:b w:val="1"/>
          <w:bCs w:val="1"/>
          <w:sz w:val="20"/>
          <w:szCs w:val="20"/>
          <w:rtl w:val="0"/>
        </w:rPr>
        <w:t xml:space="preserve">(4)  En desacuerdo</w:t>
      </w:r>
      <w:r w:rsidDel="00000000" w:rsidR="00000000" w:rsidRPr="00000000">
        <w:rPr>
          <w:rtl w:val="0"/>
        </w:rPr>
      </w:r>
    </w:p>
    <w:p w:rsidR="00000000" w:rsidDel="00000000" w:rsidP="00000000" w:rsidRDefault="00000000" w:rsidRPr="00000000" w14:paraId="000000AB">
      <w:pPr>
        <w:spacing w:after="40" w:before="40" w:lineRule="auto"/>
        <w:ind w:left="720" w:firstLine="0"/>
        <w:rPr/>
      </w:pPr>
      <w:r w:rsidDel="00000000" w:rsidR="00000000" w:rsidRPr="00000000">
        <w:rPr>
          <w:rFonts w:ascii="Arial" w:cs="Arial" w:eastAsia="Arial" w:hAnsi="Arial"/>
          <w:b w:val="1"/>
          <w:bCs w:val="1"/>
          <w:sz w:val="20"/>
          <w:szCs w:val="20"/>
          <w:rtl w:val="0"/>
        </w:rPr>
        <w:t xml:space="preserve">(5)  Muy en desacuerdo</w:t>
      </w:r>
      <w:r w:rsidDel="00000000" w:rsidR="00000000" w:rsidRPr="00000000">
        <w:rPr>
          <w:rtl w:val="0"/>
        </w:rPr>
      </w:r>
    </w:p>
    <w:p w:rsidR="00000000" w:rsidDel="00000000" w:rsidP="00000000" w:rsidRDefault="00000000" w:rsidRPr="00000000" w14:paraId="000000AC">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0AD">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0AE">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AF">
      <w:pPr>
        <w:spacing w:after="60" w:before="120" w:lineRule="auto"/>
        <w:rPr/>
      </w:pPr>
      <w:r w:rsidDel="00000000" w:rsidR="00000000" w:rsidRPr="00000000">
        <w:rPr>
          <w:rFonts w:ascii="Arial" w:cs="Arial" w:eastAsia="Arial" w:hAnsi="Arial"/>
          <w:b w:val="1"/>
          <w:bCs w:val="1"/>
          <w:sz w:val="20"/>
          <w:szCs w:val="20"/>
          <w:rtl w:val="0"/>
        </w:rPr>
        <w:t xml:space="preserve">9. ¿Qué tan de acuerdo o en desacuerdo está con la siguiente afirmación: </w:t>
      </w:r>
      <w:r w:rsidDel="00000000" w:rsidR="00000000" w:rsidRPr="00000000">
        <w:rPr>
          <w:b w:val="1"/>
          <w:bCs w:val="1"/>
          <w:rtl w:val="0"/>
        </w:rPr>
        <w:t xml:space="preserve">Me siento más seguro(a) cuando salgo de mi casa ahora que hace cinco años.</w:t>
      </w:r>
      <w:r w:rsidDel="00000000" w:rsidR="00000000" w:rsidRPr="00000000">
        <w:rPr>
          <w:rtl w:val="0"/>
        </w:rPr>
      </w:r>
    </w:p>
    <w:p w:rsidR="00000000" w:rsidDel="00000000" w:rsidP="00000000" w:rsidRDefault="00000000" w:rsidRPr="00000000" w14:paraId="000000B0">
      <w:pPr>
        <w:spacing w:after="40" w:before="40" w:lineRule="auto"/>
        <w:ind w:left="720" w:firstLine="0"/>
        <w:rPr/>
      </w:pPr>
      <w:r w:rsidDel="00000000" w:rsidR="00000000" w:rsidRPr="00000000">
        <w:rPr>
          <w:rFonts w:ascii="Arial" w:cs="Arial" w:eastAsia="Arial" w:hAnsi="Arial"/>
          <w:b w:val="1"/>
          <w:bCs w:val="1"/>
          <w:sz w:val="20"/>
          <w:szCs w:val="20"/>
          <w:rtl w:val="0"/>
        </w:rPr>
        <w:t xml:space="preserve">(1)  Muy de acuerdo</w:t>
      </w:r>
      <w:r w:rsidDel="00000000" w:rsidR="00000000" w:rsidRPr="00000000">
        <w:rPr>
          <w:rtl w:val="0"/>
        </w:rPr>
      </w:r>
    </w:p>
    <w:p w:rsidR="00000000" w:rsidDel="00000000" w:rsidP="00000000" w:rsidRDefault="00000000" w:rsidRPr="00000000" w14:paraId="000000B1">
      <w:pPr>
        <w:spacing w:after="40" w:before="40" w:lineRule="auto"/>
        <w:ind w:left="720" w:firstLine="0"/>
        <w:rPr/>
      </w:pPr>
      <w:r w:rsidDel="00000000" w:rsidR="00000000" w:rsidRPr="00000000">
        <w:rPr>
          <w:rFonts w:ascii="Arial" w:cs="Arial" w:eastAsia="Arial" w:hAnsi="Arial"/>
          <w:b w:val="1"/>
          <w:bCs w:val="1"/>
          <w:sz w:val="20"/>
          <w:szCs w:val="20"/>
          <w:rtl w:val="0"/>
        </w:rPr>
        <w:t xml:space="preserve">(2)  De acuerdo</w:t>
      </w:r>
      <w:r w:rsidDel="00000000" w:rsidR="00000000" w:rsidRPr="00000000">
        <w:rPr>
          <w:rtl w:val="0"/>
        </w:rPr>
      </w:r>
    </w:p>
    <w:p w:rsidR="00000000" w:rsidDel="00000000" w:rsidP="00000000" w:rsidRDefault="00000000" w:rsidRPr="00000000" w14:paraId="000000B2">
      <w:pPr>
        <w:spacing w:after="40" w:before="40" w:lineRule="auto"/>
        <w:ind w:left="720" w:firstLine="0"/>
        <w:rPr/>
      </w:pPr>
      <w:r w:rsidDel="00000000" w:rsidR="00000000" w:rsidRPr="00000000">
        <w:rPr>
          <w:rFonts w:ascii="Arial" w:cs="Arial" w:eastAsia="Arial" w:hAnsi="Arial"/>
          <w:b w:val="1"/>
          <w:bCs w:val="1"/>
          <w:sz w:val="20"/>
          <w:szCs w:val="20"/>
          <w:rtl w:val="0"/>
        </w:rPr>
        <w:t xml:space="preserve">(3)  Ni de acuerdo ni en desacuerdo</w:t>
      </w:r>
      <w:r w:rsidDel="00000000" w:rsidR="00000000" w:rsidRPr="00000000">
        <w:rPr>
          <w:rtl w:val="0"/>
        </w:rPr>
      </w:r>
    </w:p>
    <w:p w:rsidR="00000000" w:rsidDel="00000000" w:rsidP="00000000" w:rsidRDefault="00000000" w:rsidRPr="00000000" w14:paraId="000000B3">
      <w:pPr>
        <w:spacing w:after="40" w:before="40" w:lineRule="auto"/>
        <w:ind w:left="720" w:firstLine="0"/>
        <w:rPr/>
      </w:pPr>
      <w:r w:rsidDel="00000000" w:rsidR="00000000" w:rsidRPr="00000000">
        <w:rPr>
          <w:rFonts w:ascii="Arial" w:cs="Arial" w:eastAsia="Arial" w:hAnsi="Arial"/>
          <w:b w:val="1"/>
          <w:bCs w:val="1"/>
          <w:sz w:val="20"/>
          <w:szCs w:val="20"/>
          <w:rtl w:val="0"/>
        </w:rPr>
        <w:t xml:space="preserve">(4)  En desacuerdo</w:t>
      </w:r>
      <w:r w:rsidDel="00000000" w:rsidR="00000000" w:rsidRPr="00000000">
        <w:rPr>
          <w:rtl w:val="0"/>
        </w:rPr>
      </w:r>
    </w:p>
    <w:p w:rsidR="00000000" w:rsidDel="00000000" w:rsidP="00000000" w:rsidRDefault="00000000" w:rsidRPr="00000000" w14:paraId="000000B4">
      <w:pPr>
        <w:spacing w:after="40" w:before="40" w:lineRule="auto"/>
        <w:ind w:left="720" w:firstLine="0"/>
        <w:rPr/>
      </w:pPr>
      <w:r w:rsidDel="00000000" w:rsidR="00000000" w:rsidRPr="00000000">
        <w:rPr>
          <w:rFonts w:ascii="Arial" w:cs="Arial" w:eastAsia="Arial" w:hAnsi="Arial"/>
          <w:b w:val="1"/>
          <w:bCs w:val="1"/>
          <w:sz w:val="20"/>
          <w:szCs w:val="20"/>
          <w:rtl w:val="0"/>
        </w:rPr>
        <w:t xml:space="preserve">(5)  Muy en desacuerdo</w:t>
      </w:r>
      <w:r w:rsidDel="00000000" w:rsidR="00000000" w:rsidRPr="00000000">
        <w:rPr>
          <w:rtl w:val="0"/>
        </w:rPr>
      </w:r>
    </w:p>
    <w:p w:rsidR="00000000" w:rsidDel="00000000" w:rsidP="00000000" w:rsidRDefault="00000000" w:rsidRPr="00000000" w14:paraId="000000B5">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0B6">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0B7">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B8">
      <w:pPr>
        <w:spacing w:after="60" w:before="120" w:lineRule="auto"/>
        <w:rPr/>
      </w:pPr>
      <w:r w:rsidDel="00000000" w:rsidR="00000000" w:rsidRPr="00000000">
        <w:rPr>
          <w:rFonts w:ascii="Arial" w:cs="Arial" w:eastAsia="Arial" w:hAnsi="Arial"/>
          <w:b w:val="1"/>
          <w:bCs w:val="1"/>
          <w:sz w:val="20"/>
          <w:szCs w:val="20"/>
          <w:rtl w:val="0"/>
        </w:rPr>
        <w:t xml:space="preserve">10. Aunque los expertos coinciden en que la tasa de homicidios ha disminuido aproximadamente un 50% en los últimos [diez] [</w:t>
      </w:r>
      <w:r w:rsidDel="00000000" w:rsidR="00000000" w:rsidRPr="00000000">
        <w:rPr>
          <w:b w:val="1"/>
          <w:bCs w:val="1"/>
          <w:rtl w:val="0"/>
        </w:rPr>
        <w:t xml:space="preserve">NOTE TO IRB: We may change the reference year in response to survey-firm guidance] </w:t>
      </w:r>
      <w:r w:rsidDel="00000000" w:rsidR="00000000" w:rsidRPr="00000000">
        <w:rPr>
          <w:rFonts w:ascii="Arial" w:cs="Arial" w:eastAsia="Arial" w:hAnsi="Arial"/>
          <w:b w:val="1"/>
          <w:bCs w:val="1"/>
          <w:sz w:val="20"/>
          <w:szCs w:val="20"/>
          <w:rtl w:val="0"/>
        </w:rPr>
        <w:t xml:space="preserve">años, no hay consenso sobre </w:t>
      </w:r>
      <w:sdt>
        <w:sdtPr>
          <w:id w:val="-1233660936"/>
          <w:tag w:val="goog_rdk_202"/>
        </w:sdtPr>
        <w:sdtContent>
          <w:ins w:author="Dorothy Jane Bridges Kronick" w:id="26" w:date="2026-04-28T16:14:21Z"/>
          <w:sdt>
            <w:sdtPr>
              <w:id w:val="671131835"/>
              <w:tag w:val="goog_rdk_203"/>
            </w:sdtPr>
            <w:sdtContent>
              <w:ins w:author="Dorothy Jane Bridges Kronick" w:id="26" w:date="2026-04-28T16:14:21Z">
                <w:r w:rsidDel="00000000" w:rsidR="00000000" w:rsidRPr="00000000">
                  <w:rPr>
                    <w:b w:val="1"/>
                    <w:bCs w:val="1"/>
                    <w:rtl w:val="0"/>
                    <w:rPrChange w:author="Dorothy Jane Bridges Kronick" w:id="27" w:date="2026-04-28T16:14:21Z">
                      <w:rPr>
                        <w:rFonts w:ascii="Arial" w:cs="Arial" w:eastAsia="Arial" w:hAnsi="Arial"/>
                        <w:b w:val="1"/>
                        <w:bCs w:val="1"/>
                        <w:sz w:val="20"/>
                        <w:szCs w:val="20"/>
                      </w:rPr>
                    </w:rPrChange>
                  </w:rPr>
                  <w:t xml:space="preserve">la explicación</w:t>
                </w:r>
              </w:ins>
            </w:sdtContent>
          </w:sdt>
          <w:ins w:author="Dorothy Jane Bridges Kronick" w:id="26" w:date="2026-04-28T16:14:21Z"/>
        </w:sdtContent>
      </w:sdt>
      <w:sdt>
        <w:sdtPr>
          <w:id w:val="1203247142"/>
          <w:tag w:val="goog_rdk_204"/>
        </w:sdtPr>
        <w:sdtContent>
          <w:del w:author="Dorothy Jane Bridges Kronick" w:id="26" w:date="2026-04-28T16:14:21Z"/>
          <w:sdt>
            <w:sdtPr>
              <w:id w:val="-2032655833"/>
              <w:tag w:val="goog_rdk_205"/>
            </w:sdtPr>
            <w:sdtContent>
              <w:del w:author="Dorothy Jane Bridges Kronick" w:id="26" w:date="2026-04-28T16:14:21Z">
                <w:r w:rsidDel="00000000" w:rsidR="00000000" w:rsidRPr="00000000">
                  <w:rPr>
                    <w:b w:val="1"/>
                    <w:bCs w:val="1"/>
                    <w:rtl w:val="0"/>
                    <w:rPrChange w:author="Dorothy Jane Bridges Kronick" w:id="27" w:date="2026-04-28T16:14:21Z">
                      <w:rPr>
                        <w:rFonts w:ascii="Arial" w:cs="Arial" w:eastAsia="Arial" w:hAnsi="Arial"/>
                        <w:b w:val="1"/>
                        <w:bCs w:val="1"/>
                        <w:sz w:val="20"/>
                        <w:szCs w:val="20"/>
                      </w:rPr>
                    </w:rPrChange>
                  </w:rPr>
                  <w:delText xml:space="preserve">el </w:delText>
                </w:r>
              </w:del>
            </w:sdtContent>
          </w:sdt>
          <w:del w:author="Dorothy Jane Bridges Kronick" w:id="26" w:date="2026-04-28T16:14:21Z"/>
        </w:sdtContent>
      </w:sdt>
      <w:sdt>
        <w:sdtPr>
          <w:id w:val="-453068883"/>
          <w:tag w:val="goog_rdk_206"/>
        </w:sdtPr>
        <w:sdtContent>
          <w:ins w:author="Dorothy Jane Bridges Kronick" w:id="26" w:date="2026-04-28T16:14:21Z">
            <w:sdt>
              <w:sdtPr>
                <w:id w:val="1615097432"/>
                <w:tag w:val="goog_rdk_207"/>
              </w:sdtPr>
              <w:sdtContent>
                <w:del w:author="Dorothy Jane Bridges Kronick" w:id="26" w:date="2026-04-28T16:14:21Z"/>
              </w:sdtContent>
            </w:sdt>
          </w:ins>
          <w:sdt>
            <w:sdtPr>
              <w:id w:val="478175448"/>
              <w:tag w:val="goog_rdk_208"/>
            </w:sdtPr>
            <w:sdtContent>
              <w:ins w:author="Dorothy Jane Bridges Kronick" w:id="26" w:date="2026-04-28T16:14:21Z">
                <w:del w:author="Dorothy Jane Bridges Kronick" w:id="26" w:date="2026-04-28T16:14:21Z">
                  <w:r w:rsidDel="00000000" w:rsidR="00000000" w:rsidRPr="00000000">
                    <w:rPr>
                      <w:b w:val="1"/>
                      <w:bCs w:val="1"/>
                      <w:rtl w:val="0"/>
                      <w:rPrChange w:author="Dorothy Jane Bridges Kronick" w:id="27" w:date="2026-04-28T16:14:21Z">
                        <w:rPr>
                          <w:rFonts w:ascii="Arial" w:cs="Arial" w:eastAsia="Arial" w:hAnsi="Arial"/>
                          <w:b w:val="1"/>
                          <w:bCs w:val="1"/>
                          <w:sz w:val="20"/>
                          <w:szCs w:val="20"/>
                        </w:rPr>
                      </w:rPrChange>
                    </w:rPr>
                    <w:delText xml:space="preserve">por qué</w:delText>
                  </w:r>
                </w:del>
              </w:ins>
            </w:sdtContent>
          </w:sdt>
          <w:ins w:author="Dorothy Jane Bridges Kronick" w:id="26" w:date="2026-04-28T16:14:21Z">
            <w:del w:author="Dorothy Jane Bridges Kronick" w:id="26" w:date="2026-04-28T16:14:21Z"/>
          </w:ins>
        </w:sdtContent>
      </w:sdt>
      <w:sdt>
        <w:sdtPr>
          <w:id w:val="396889375"/>
          <w:tag w:val="goog_rdk_209"/>
        </w:sdtPr>
        <w:sdtContent>
          <w:del w:author="Dorothy Jane Bridges Kronick" w:id="26" w:date="2026-04-28T16:14:21Z"/>
          <w:sdt>
            <w:sdtPr>
              <w:id w:val="1904428594"/>
              <w:tag w:val="goog_rdk_210"/>
            </w:sdtPr>
            <w:sdtContent>
              <w:del w:author="Dorothy Jane Bridges Kronick" w:id="26" w:date="2026-04-28T16:14:21Z">
                <w:r w:rsidDel="00000000" w:rsidR="00000000" w:rsidRPr="00000000">
                  <w:rPr>
                    <w:b w:val="1"/>
                    <w:bCs w:val="1"/>
                    <w:rtl w:val="0"/>
                    <w:rPrChange w:author="Dorothy Jane Bridges Kronick" w:id="27" w:date="2026-04-28T16:14:21Z">
                      <w:rPr>
                        <w:rFonts w:ascii="Arial" w:cs="Arial" w:eastAsia="Arial" w:hAnsi="Arial"/>
                        <w:b w:val="1"/>
                        <w:bCs w:val="1"/>
                        <w:sz w:val="20"/>
                        <w:szCs w:val="20"/>
                      </w:rPr>
                    </w:rPrChange>
                  </w:rPr>
                  <w:delText xml:space="preserve">motivo</w:delText>
                </w:r>
              </w:del>
            </w:sdtContent>
          </w:sdt>
          <w:del w:author="Dorothy Jane Bridges Kronick" w:id="26" w:date="2026-04-28T16:14:21Z"/>
        </w:sdtContent>
      </w:sdt>
      <w:r w:rsidDel="00000000" w:rsidR="00000000" w:rsidRPr="00000000">
        <w:rPr>
          <w:rFonts w:ascii="Arial" w:cs="Arial" w:eastAsia="Arial" w:hAnsi="Arial"/>
          <w:b w:val="1"/>
          <w:bCs w:val="1"/>
          <w:sz w:val="20"/>
          <w:szCs w:val="20"/>
          <w:rtl w:val="0"/>
        </w:rPr>
        <w:t xml:space="preserve">. ¿Cuál de los siguientes considera un factor importante? Seleccione todos los que apliquen.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mallCaps w:val="1"/>
                <w:color w:val="333333"/>
                <w:sz w:val="18"/>
                <w:szCs w:val="18"/>
                <w:rtl w:val="0"/>
              </w:rPr>
              <w:t xml:space="preserve">LEER LAS OPCIONES EN VOZ ALTA. MARQUE TODAS LAS QUE CORRESPONDAN.</w:t>
            </w:r>
            <w:sdt>
              <w:sdtPr>
                <w:id w:val="-1351632401"/>
                <w:tag w:val="goog_rdk_211"/>
              </w:sdtPr>
              <w:sdtContent>
                <w:ins w:author="Dorothy Jane Bridges Kronick" w:id="28" w:date="2026-04-28T16:14:55Z">
                  <w:r w:rsidDel="00000000" w:rsidR="00000000" w:rsidRPr="00000000">
                    <w:rPr>
                      <w:rFonts w:ascii="Arial" w:cs="Arial" w:eastAsia="Arial" w:hAnsi="Arial"/>
                      <w:b w:val="1"/>
                      <w:bCs w:val="1"/>
                      <w:smallCaps w:val="1"/>
                      <w:color w:val="333333"/>
                      <w:sz w:val="18"/>
                      <w:szCs w:val="18"/>
                      <w:rtl w:val="0"/>
                    </w:rPr>
                    <w:t xml:space="preserve"> RANDOMIZE ORDER</w:t>
                  </w:r>
                </w:ins>
              </w:sdtContent>
            </w:sdt>
            <w:r w:rsidDel="00000000" w:rsidR="00000000" w:rsidRPr="00000000">
              <w:rPr>
                <w:rtl w:val="0"/>
              </w:rPr>
            </w:r>
          </w:p>
        </w:tc>
      </w:tr>
    </w:tbl>
    <w:p w:rsidR="00000000" w:rsidDel="00000000" w:rsidP="00000000" w:rsidRDefault="00000000" w:rsidRPr="00000000" w14:paraId="000000BA">
      <w:pPr>
        <w:spacing w:after="40" w:before="40" w:lineRule="auto"/>
        <w:ind w:left="720" w:firstLine="0"/>
        <w:rPr/>
      </w:pPr>
      <w:sdt>
        <w:sdtPr>
          <w:id w:val="1160747083"/>
          <w:tag w:val="goog_rdk_213"/>
        </w:sdtPr>
        <w:sdtContent>
          <w:del w:author="Dorothy Jane Bridges Kronick" w:id="29" w:date="2026-04-28T16:14:50Z">
            <w:r w:rsidDel="00000000" w:rsidR="00000000" w:rsidRPr="00000000">
              <w:rPr>
                <w:rFonts w:ascii="Arial" w:cs="Arial" w:eastAsia="Arial" w:hAnsi="Arial"/>
                <w:sz w:val="20"/>
                <w:szCs w:val="20"/>
                <w:rtl w:val="0"/>
              </w:rPr>
              <w:delText xml:space="preserve">☐  Re</w:delText>
            </w:r>
            <w:r w:rsidDel="00000000" w:rsidR="00000000" w:rsidRPr="00000000">
              <w:rPr>
                <w:rtl w:val="0"/>
              </w:rPr>
              <w:delText xml:space="preserve">cuperación económica</w:delText>
            </w:r>
          </w:del>
        </w:sdtContent>
      </w:sdt>
      <w:r w:rsidDel="00000000" w:rsidR="00000000" w:rsidRPr="00000000">
        <w:rPr>
          <w:rtl w:val="0"/>
        </w:rPr>
      </w:r>
    </w:p>
    <w:p w:rsidR="00000000" w:rsidDel="00000000" w:rsidP="00000000" w:rsidRDefault="00000000" w:rsidRPr="00000000" w14:paraId="000000BB">
      <w:pPr>
        <w:spacing w:after="40" w:before="40" w:lineRule="auto"/>
        <w:ind w:left="720" w:firstLine="0"/>
        <w:rPr/>
      </w:pPr>
      <w:r w:rsidDel="00000000" w:rsidR="00000000" w:rsidRPr="00000000">
        <w:rPr>
          <w:rFonts w:ascii="Arial" w:cs="Arial" w:eastAsia="Arial" w:hAnsi="Arial"/>
          <w:sz w:val="20"/>
          <w:szCs w:val="20"/>
          <w:rtl w:val="0"/>
        </w:rPr>
        <w:t xml:space="preserve">☐  Mano dura: el gobierno adoptó una política de mano dura (p. ej., OLP, FAES)</w:t>
      </w:r>
      <w:r w:rsidDel="00000000" w:rsidR="00000000" w:rsidRPr="00000000">
        <w:rPr>
          <w:rtl w:val="0"/>
        </w:rPr>
      </w:r>
    </w:p>
    <w:p w:rsidR="00000000" w:rsidDel="00000000" w:rsidP="00000000" w:rsidRDefault="00000000" w:rsidRPr="00000000" w14:paraId="000000BC">
      <w:pPr>
        <w:spacing w:after="40" w:before="40" w:lineRule="auto"/>
        <w:ind w:left="720" w:firstLine="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Emigración de delincuentes</w:t>
      </w:r>
      <w:r w:rsidDel="00000000" w:rsidR="00000000" w:rsidRPr="00000000">
        <w:rPr>
          <w:rtl w:val="0"/>
        </w:rPr>
      </w:r>
    </w:p>
    <w:p w:rsidR="00000000" w:rsidDel="00000000" w:rsidP="00000000" w:rsidRDefault="00000000" w:rsidRPr="00000000" w14:paraId="000000BD">
      <w:pPr>
        <w:spacing w:after="40" w:before="40" w:lineRule="auto"/>
        <w:ind w:left="720" w:firstLine="0"/>
        <w:rPr/>
      </w:pPr>
      <w:r w:rsidDel="00000000" w:rsidR="00000000" w:rsidRPr="00000000">
        <w:rPr>
          <w:rFonts w:ascii="Arial" w:cs="Arial" w:eastAsia="Arial" w:hAnsi="Arial"/>
          <w:sz w:val="20"/>
          <w:szCs w:val="20"/>
          <w:rtl w:val="0"/>
        </w:rPr>
        <w:t xml:space="preserve">☐  Policía comunitaria</w:t>
      </w:r>
      <w:r w:rsidDel="00000000" w:rsidR="00000000" w:rsidRPr="00000000">
        <w:rPr>
          <w:rtl w:val="0"/>
        </w:rPr>
      </w:r>
    </w:p>
    <w:sdt>
      <w:sdtPr>
        <w:id w:val="-1379173843"/>
        <w:tag w:val="goog_rdk_215"/>
      </w:sdtPr>
      <w:sdtContent>
        <w:p w:rsidR="00000000" w:rsidDel="00000000" w:rsidP="00000000" w:rsidRDefault="00000000" w:rsidRPr="00000000" w14:paraId="000000BE">
          <w:pPr>
            <w:spacing w:after="40" w:before="40" w:lineRule="auto"/>
            <w:ind w:left="720" w:firstLine="0"/>
            <w:rPr>
              <w:ins w:author="Dorothy Jane Bridges Kronick" w:id="30" w:date="2026-04-28T16:15:11Z"/>
            </w:rPr>
          </w:pPr>
          <w:r w:rsidDel="00000000" w:rsidR="00000000" w:rsidRPr="00000000">
            <w:rPr>
              <w:rFonts w:ascii="Arial" w:cs="Arial" w:eastAsia="Arial" w:hAnsi="Arial"/>
              <w:sz w:val="20"/>
              <w:szCs w:val="20"/>
              <w:rtl w:val="0"/>
            </w:rPr>
            <w:t xml:space="preserve">☐  La delincuencia se ha </w:t>
          </w:r>
          <w:r w:rsidDel="00000000" w:rsidR="00000000" w:rsidRPr="00000000">
            <w:rPr>
              <w:rtl w:val="0"/>
            </w:rPr>
            <w:t xml:space="preserve">organizado más </w:t>
          </w:r>
          <w:sdt>
            <w:sdtPr>
              <w:id w:val="-62622195"/>
              <w:tag w:val="goog_rdk_214"/>
            </w:sdtPr>
            <w:sdtContent>
              <w:ins w:author="Dorothy Jane Bridges Kronick" w:id="30" w:date="2026-04-28T16:15:11Z">
                <w:r w:rsidDel="00000000" w:rsidR="00000000" w:rsidRPr="00000000">
                  <w:rPr>
                    <w:rtl w:val="0"/>
                  </w:rPr>
                </w:r>
              </w:ins>
            </w:sdtContent>
          </w:sdt>
        </w:p>
      </w:sdtContent>
    </w:sdt>
    <w:sdt>
      <w:sdtPr>
        <w:id w:val="-45173672"/>
        <w:tag w:val="goog_rdk_218"/>
      </w:sdtPr>
      <w:sdtContent>
        <w:p w:rsidR="00000000" w:rsidDel="00000000" w:rsidP="00000000" w:rsidRDefault="00000000" w:rsidRPr="00000000" w14:paraId="000000BF">
          <w:pPr>
            <w:spacing w:after="40" w:before="40" w:lineRule="auto"/>
            <w:ind w:left="720" w:firstLine="0"/>
            <w:rPr>
              <w:ins w:author="Dorothy Jane Bridges Kronick" w:id="30" w:date="2026-04-28T16:15:11Z"/>
              <w:rPrChange w:author="Dorothy Jane Bridges Kronick" w:id="31" w:date="2026-04-28T16:15:11Z">
                <w:rPr/>
              </w:rPrChange>
            </w:rPr>
          </w:pPr>
          <w:sdt>
            <w:sdtPr>
              <w:id w:val="-852431351"/>
              <w:tag w:val="goog_rdk_216"/>
            </w:sdtPr>
            <w:sdtContent>
              <w:ins w:author="Dorothy Jane Bridges Kronick" w:id="30" w:date="2026-04-28T16:15:11Z"/>
              <w:sdt>
                <w:sdtPr>
                  <w:id w:val="652765968"/>
                  <w:tag w:val="goog_rdk_217"/>
                </w:sdtPr>
                <w:sdtContent>
                  <w:ins w:author="Dorothy Jane Bridges Kronick" w:id="30" w:date="2026-04-28T16:15:11Z">
                    <w:r w:rsidDel="00000000" w:rsidR="00000000" w:rsidRPr="00000000">
                      <w:rPr>
                        <w:rtl w:val="0"/>
                        <w:rPrChange w:author="Dorothy Jane Bridges Kronick" w:id="31" w:date="2026-04-28T16:15:11Z">
                          <w:rPr/>
                        </w:rPrChange>
                      </w:rPr>
                      <w:t xml:space="preserve">☐  Colapso económico </w:t>
                    </w:r>
                  </w:ins>
                </w:sdtContent>
              </w:sdt>
              <w:ins w:author="Dorothy Jane Bridges Kronick" w:id="30" w:date="2026-04-28T16:15:11Z"/>
            </w:sdtContent>
          </w:sdt>
        </w:p>
      </w:sdtContent>
    </w:sdt>
    <w:sdt>
      <w:sdtPr>
        <w:id w:val="-1313765004"/>
        <w:tag w:val="goog_rdk_222"/>
      </w:sdtPr>
      <w:sdtContent>
        <w:p w:rsidR="00000000" w:rsidDel="00000000" w:rsidP="00000000" w:rsidRDefault="00000000" w:rsidRPr="00000000" w14:paraId="000000C0">
          <w:pPr>
            <w:spacing w:after="40" w:before="40" w:lineRule="auto"/>
            <w:ind w:left="720" w:firstLine="0"/>
            <w:rPr>
              <w:rPrChange w:author="Dorothy Jane Bridges Kronick" w:id="31" w:date="2026-04-28T16:15:11Z">
                <w:rPr>
                  <w:rFonts w:ascii="Arial" w:cs="Arial" w:eastAsia="Arial" w:hAnsi="Arial"/>
                  <w:sz w:val="20"/>
                  <w:szCs w:val="20"/>
                </w:rPr>
              </w:rPrChange>
            </w:rPr>
          </w:pPr>
          <w:sdt>
            <w:sdtPr>
              <w:id w:val="1454382628"/>
              <w:tag w:val="goog_rdk_219"/>
            </w:sdtPr>
            <w:sdtContent>
              <w:ins w:author="Dorothy Jane Bridges Kronick" w:id="30" w:date="2026-04-28T16:15:11Z"/>
              <w:sdt>
                <w:sdtPr>
                  <w:id w:val="-510549908"/>
                  <w:tag w:val="goog_rdk_220"/>
                </w:sdtPr>
                <w:sdtContent>
                  <w:ins w:author="Dorothy Jane Bridges Kronick" w:id="30" w:date="2026-04-28T16:15:11Z">
                    <w:r w:rsidDel="00000000" w:rsidR="00000000" w:rsidRPr="00000000">
                      <w:rPr>
                        <w:rtl w:val="0"/>
                        <w:rPrChange w:author="Dorothy Jane Bridges Kronick" w:id="31" w:date="2026-04-28T16:15:11Z">
                          <w:rPr/>
                        </w:rPrChange>
                      </w:rPr>
                      <w:t xml:space="preserve">☐  Recuperación económica </w:t>
                    </w:r>
                  </w:ins>
                </w:sdtContent>
              </w:sdt>
              <w:ins w:author="Dorothy Jane Bridges Kronick" w:id="30" w:date="2026-04-28T16:15:11Z"/>
            </w:sdtContent>
          </w:sdt>
          <w:sdt>
            <w:sdtPr>
              <w:id w:val="1334326533"/>
              <w:tag w:val="goog_rdk_221"/>
            </w:sdtPr>
            <w:sdtContent>
              <w:r w:rsidDel="00000000" w:rsidR="00000000" w:rsidRPr="00000000">
                <w:rPr>
                  <w:rtl w:val="0"/>
                </w:rPr>
              </w:r>
            </w:sdtContent>
          </w:sdt>
        </w:p>
      </w:sdtContent>
    </w:sdt>
    <w:p w:rsidR="00000000" w:rsidDel="00000000" w:rsidP="00000000" w:rsidRDefault="00000000" w:rsidRPr="00000000" w14:paraId="000000C1">
      <w:pPr>
        <w:spacing w:after="40" w:before="40" w:lineRule="auto"/>
        <w:ind w:left="720" w:firstLine="0"/>
        <w:rPr/>
      </w:pPr>
      <w:r w:rsidDel="00000000" w:rsidR="00000000" w:rsidRPr="00000000">
        <w:rPr>
          <w:rtl w:val="0"/>
        </w:rPr>
        <w:t xml:space="preserve">☐  Los funcionarios policiales están más preparados</w:t>
      </w:r>
    </w:p>
    <w:p w:rsidR="00000000" w:rsidDel="00000000" w:rsidP="00000000" w:rsidRDefault="00000000" w:rsidRPr="00000000" w14:paraId="000000C2">
      <w:pPr>
        <w:spacing w:after="40" w:before="40" w:lineRule="auto"/>
        <w:ind w:left="720" w:firstLine="0"/>
        <w:rPr/>
      </w:pPr>
      <w:r w:rsidDel="00000000" w:rsidR="00000000" w:rsidRPr="00000000">
        <w:rPr>
          <w:rFonts w:ascii="Arial" w:cs="Arial" w:eastAsia="Arial" w:hAnsi="Arial"/>
          <w:sz w:val="20"/>
          <w:szCs w:val="20"/>
          <w:rtl w:val="0"/>
        </w:rPr>
        <w:t xml:space="preserve">☐  Políticas de zonas de paz</w:t>
      </w:r>
      <w:r w:rsidDel="00000000" w:rsidR="00000000" w:rsidRPr="00000000">
        <w:rPr>
          <w:rtl w:val="0"/>
        </w:rPr>
      </w:r>
    </w:p>
    <w:p w:rsidR="00000000" w:rsidDel="00000000" w:rsidP="00000000" w:rsidRDefault="00000000" w:rsidRPr="00000000" w14:paraId="000000C3">
      <w:pPr>
        <w:spacing w:after="40" w:before="40" w:lineRule="auto"/>
        <w:ind w:left="720" w:firstLine="0"/>
        <w:rPr/>
      </w:pPr>
      <w:r w:rsidDel="00000000" w:rsidR="00000000" w:rsidRPr="00000000">
        <w:rPr>
          <w:rFonts w:ascii="Arial" w:cs="Arial" w:eastAsia="Arial" w:hAnsi="Arial"/>
          <w:sz w:val="20"/>
          <w:szCs w:val="20"/>
          <w:rtl w:val="0"/>
        </w:rPr>
        <w:t xml:space="preserve">☐  Se han recuperado los valores familiares</w:t>
      </w:r>
      <w:r w:rsidDel="00000000" w:rsidR="00000000" w:rsidRPr="00000000">
        <w:rPr>
          <w:rtl w:val="0"/>
        </w:rPr>
      </w:r>
    </w:p>
    <w:sdt>
      <w:sdtPr>
        <w:id w:val="-1161367546"/>
        <w:tag w:val="goog_rdk_224"/>
      </w:sdtPr>
      <w:sdtContent>
        <w:p w:rsidR="00000000" w:rsidDel="00000000" w:rsidP="00000000" w:rsidRDefault="00000000" w:rsidRPr="00000000" w14:paraId="000000C4">
          <w:pPr>
            <w:spacing w:after="40" w:before="40" w:lineRule="auto"/>
            <w:ind w:left="720" w:firstLine="0"/>
            <w:rPr>
              <w:ins w:author="Dorothy Jane Bridges Kronick" w:id="32" w:date="2026-04-28T16:16:32Z"/>
              <w:rFonts w:ascii="Arial" w:cs="Arial" w:eastAsia="Arial" w:hAnsi="Arial"/>
              <w:sz w:val="20"/>
              <w:szCs w:val="20"/>
            </w:rPr>
          </w:pPr>
          <w:r w:rsidDel="00000000" w:rsidR="00000000" w:rsidRPr="00000000">
            <w:rPr>
              <w:rFonts w:ascii="Arial" w:cs="Arial" w:eastAsia="Arial" w:hAnsi="Arial"/>
              <w:sz w:val="20"/>
              <w:szCs w:val="20"/>
              <w:rtl w:val="0"/>
            </w:rPr>
            <w:t xml:space="preserve">☐  No creo que las tasas de homicidio hayan disminuido</w:t>
          </w:r>
          <w:sdt>
            <w:sdtPr>
              <w:id w:val="-658312335"/>
              <w:tag w:val="goog_rdk_223"/>
            </w:sdtPr>
            <w:sdtContent>
              <w:ins w:author="Dorothy Jane Bridges Kronick" w:id="32" w:date="2026-04-28T16:16:32Z">
                <w:r w:rsidDel="00000000" w:rsidR="00000000" w:rsidRPr="00000000">
                  <w:rPr>
                    <w:rtl w:val="0"/>
                  </w:rPr>
                </w:r>
              </w:ins>
            </w:sdtContent>
          </w:sdt>
        </w:p>
      </w:sdtContent>
    </w:sdt>
    <w:p w:rsidR="00000000" w:rsidDel="00000000" w:rsidP="00000000" w:rsidRDefault="00000000" w:rsidRPr="00000000" w14:paraId="000000C5">
      <w:pPr>
        <w:spacing w:after="40" w:before="40" w:lineRule="auto"/>
        <w:ind w:left="720" w:firstLine="0"/>
        <w:rPr/>
      </w:pPr>
      <w:sdt>
        <w:sdtPr>
          <w:id w:val="-1257158134"/>
          <w:tag w:val="goog_rdk_225"/>
        </w:sdtPr>
        <w:sdtContent>
          <w:ins w:author="Dorothy Jane Bridges Kronick" w:id="32" w:date="2026-04-28T16:16:32Z"/>
          <w:sdt>
            <w:sdtPr>
              <w:id w:val="1913986106"/>
              <w:tag w:val="goog_rdk_226"/>
            </w:sdtPr>
            <w:sdtContent>
              <w:ins w:author="Dorothy Jane Bridges Kronick" w:id="32" w:date="2026-04-28T16:16:32Z">
                <w:r w:rsidDel="00000000" w:rsidR="00000000" w:rsidRPr="00000000">
                  <w:rPr>
                    <w:rtl w:val="0"/>
                    <w:rPrChange w:author="Dorothy Jane Bridges Kronick" w:id="33" w:date="2026-04-28T16:16:32Z">
                      <w:rPr>
                        <w:rFonts w:ascii="Arial" w:cs="Arial" w:eastAsia="Arial" w:hAnsi="Arial"/>
                        <w:sz w:val="20"/>
                        <w:szCs w:val="20"/>
                      </w:rPr>
                    </w:rPrChange>
                  </w:rPr>
                  <w:t xml:space="preserve">☐ Other [Cuál?] ______________________-</w:t>
                </w:r>
              </w:ins>
            </w:sdtContent>
          </w:sdt>
          <w:ins w:author="Dorothy Jane Bridges Kronick" w:id="32" w:date="2026-04-28T16:16:32Z"/>
        </w:sdtContent>
      </w:sdt>
      <w:r w:rsidDel="00000000" w:rsidR="00000000" w:rsidRPr="00000000">
        <w:rPr>
          <w:rtl w:val="0"/>
        </w:rPr>
      </w:r>
    </w:p>
    <w:p w:rsidR="00000000" w:rsidDel="00000000" w:rsidP="00000000" w:rsidRDefault="00000000" w:rsidRPr="00000000" w14:paraId="000000C6">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0C7">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1"/>
          <w:bCs w:val="1"/>
          <w:smallCaps w:val="1"/>
          <w:color w:val="333333"/>
          <w:sz w:val="18"/>
          <w:szCs w:val="18"/>
          <w:rtl w:val="0"/>
        </w:rPr>
        <w:t xml:space="preserve">[Ask only if respondent selected at least one factor in Q10 other than "I do not believe homicide rates have declined." RE-READ ONLY THE OPTIONS THE RESPONDENT SELECTED. MARQUE UNA.]</w:t>
      </w:r>
      <w:r w:rsidDel="00000000" w:rsidR="00000000" w:rsidRPr="00000000">
        <w:rPr>
          <w:rtl w:val="0"/>
        </w:rPr>
      </w:r>
    </w:p>
    <w:p w:rsidR="00000000" w:rsidDel="00000000" w:rsidP="00000000" w:rsidRDefault="00000000" w:rsidRPr="00000000" w14:paraId="000000C9">
      <w:pPr>
        <w:spacing w:after="60" w:before="120" w:lineRule="auto"/>
        <w:rPr/>
      </w:pPr>
      <w:r w:rsidDel="00000000" w:rsidR="00000000" w:rsidRPr="00000000">
        <w:rPr>
          <w:rFonts w:ascii="Arial" w:cs="Arial" w:eastAsia="Arial" w:hAnsi="Arial"/>
          <w:b w:val="1"/>
          <w:bCs w:val="1"/>
          <w:sz w:val="20"/>
          <w:szCs w:val="20"/>
          <w:rtl w:val="0"/>
        </w:rPr>
        <w:t xml:space="preserve">10a. De los factores que seleccionó en la P10, ¿cuál considera el MÁS importante para la disminución de </w:t>
      </w:r>
      <w:sdt>
        <w:sdtPr>
          <w:id w:val="-289399927"/>
          <w:tag w:val="goog_rdk_227"/>
        </w:sdtPr>
        <w:sdtContent>
          <w:ins w:author="Dorothy Jane Bridges Kronick" w:id="34" w:date="2026-04-28T16:18:27Z"/>
          <w:sdt>
            <w:sdtPr>
              <w:id w:val="-1988797897"/>
              <w:tag w:val="goog_rdk_228"/>
            </w:sdtPr>
            <w:sdtContent>
              <w:ins w:author="Dorothy Jane Bridges Kronick" w:id="34" w:date="2026-04-28T16:18:27Z">
                <w:r w:rsidDel="00000000" w:rsidR="00000000" w:rsidRPr="00000000">
                  <w:rPr>
                    <w:b w:val="1"/>
                    <w:bCs w:val="1"/>
                    <w:rtl w:val="0"/>
                    <w:rPrChange w:author="Dorothy Jane Bridges Kronick" w:id="35" w:date="2026-04-28T16:18:27Z">
                      <w:rPr>
                        <w:rFonts w:ascii="Arial" w:cs="Arial" w:eastAsia="Arial" w:hAnsi="Arial"/>
                        <w:b w:val="1"/>
                        <w:bCs w:val="1"/>
                        <w:sz w:val="20"/>
                        <w:szCs w:val="20"/>
                      </w:rPr>
                    </w:rPrChange>
                  </w:rPr>
                  <w:t xml:space="preserve">los homicidios</w:t>
                </w:r>
              </w:ins>
            </w:sdtContent>
          </w:sdt>
          <w:ins w:author="Dorothy Jane Bridges Kronick" w:id="34" w:date="2026-04-28T16:18:27Z">
            <w:sdt>
              <w:sdtPr>
                <w:id w:val="-823314694"/>
                <w:tag w:val="goog_rdk_229"/>
              </w:sdtPr>
              <w:sdtContent>
                <w:del w:author="Dorothy Jane Bridges Kronick" w:id="34" w:date="2026-04-28T16:18:27Z">
                  <w:sdt>
                    <w:sdtPr>
                      <w:id w:val="1432002183"/>
                      <w:tag w:val="goog_rdk_230"/>
                    </w:sdtPr>
                    <w:sdtContent>
                      <w:r w:rsidDel="00000000" w:rsidR="00000000" w:rsidRPr="00000000">
                        <w:rPr>
                          <w:b w:val="1"/>
                          <w:bCs w:val="1"/>
                          <w:rtl w:val="0"/>
                          <w:rPrChange w:author="Dorothy Jane Bridges Kronick" w:id="35" w:date="2026-04-28T16:18:27Z">
                            <w:rPr>
                              <w:rFonts w:ascii="Arial" w:cs="Arial" w:eastAsia="Arial" w:hAnsi="Arial"/>
                              <w:b w:val="1"/>
                              <w:bCs w:val="1"/>
                              <w:sz w:val="20"/>
                              <w:szCs w:val="20"/>
                            </w:rPr>
                          </w:rPrChange>
                        </w:rPr>
                        <w:delText xml:space="preserve">la violencia letal</w:delText>
                      </w:r>
                    </w:sdtContent>
                  </w:sdt>
                </w:del>
              </w:sdtContent>
            </w:sdt>
          </w:ins>
        </w:sdtContent>
      </w:sdt>
      <w:sdt>
        <w:sdtPr>
          <w:id w:val="701098969"/>
          <w:tag w:val="goog_rdk_231"/>
        </w:sdtPr>
        <w:sdtContent>
          <w:del w:author="Dorothy Jane Bridges Kronick" w:id="34" w:date="2026-04-28T16:18:27Z"/>
          <w:sdt>
            <w:sdtPr>
              <w:id w:val="1701422921"/>
              <w:tag w:val="goog_rdk_232"/>
            </w:sdtPr>
            <w:sdtContent>
              <w:del w:author="Dorothy Jane Bridges Kronick" w:id="34" w:date="2026-04-28T16:18:27Z">
                <w:r w:rsidDel="00000000" w:rsidR="00000000" w:rsidRPr="00000000">
                  <w:rPr>
                    <w:b w:val="1"/>
                    <w:bCs w:val="1"/>
                    <w:rtl w:val="0"/>
                    <w:rPrChange w:author="Dorothy Jane Bridges Kronick" w:id="35" w:date="2026-04-28T16:18:27Z">
                      <w:rPr>
                        <w:rFonts w:ascii="Arial" w:cs="Arial" w:eastAsia="Arial" w:hAnsi="Arial"/>
                        <w:b w:val="1"/>
                        <w:bCs w:val="1"/>
                        <w:sz w:val="20"/>
                        <w:szCs w:val="20"/>
                      </w:rPr>
                    </w:rPrChange>
                  </w:rPr>
                  <w:delText xml:space="preserve">la delincuencia</w:delText>
                </w:r>
              </w:del>
            </w:sdtContent>
          </w:sdt>
          <w:del w:author="Dorothy Jane Bridges Kronick" w:id="34" w:date="2026-04-28T16:18:27Z"/>
        </w:sdtContent>
      </w:sdt>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CA">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0CB">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0CC">
      <w:pPr>
        <w:spacing w:after="60" w:before="120" w:lineRule="auto"/>
        <w:rPr/>
      </w:pPr>
      <w:r w:rsidDel="00000000" w:rsidR="00000000" w:rsidRPr="00000000">
        <w:rPr>
          <w:rFonts w:ascii="Arial" w:cs="Arial" w:eastAsia="Arial" w:hAnsi="Arial"/>
          <w:b w:val="1"/>
          <w:bCs w:val="1"/>
          <w:sz w:val="20"/>
          <w:szCs w:val="20"/>
          <w:rtl w:val="0"/>
        </w:rPr>
        <w:t xml:space="preserve">10b. </w:t>
      </w:r>
      <w:r w:rsidDel="00000000" w:rsidR="00000000" w:rsidRPr="00000000">
        <w:rPr>
          <w:b w:val="1"/>
          <w:bCs w:val="1"/>
          <w:rtl w:val="0"/>
        </w:rPr>
        <w:t xml:space="preserve">¿Cree usted que la disminución de</w:t>
      </w:r>
      <w:sdt>
        <w:sdtPr>
          <w:id w:val="-1790360890"/>
          <w:tag w:val="goog_rdk_233"/>
        </w:sdtPr>
        <w:sdtContent>
          <w:ins w:author="Dorothy Jane Bridges Kronick" w:id="36" w:date="2026-04-28T16:18:38Z">
            <w:r w:rsidDel="00000000" w:rsidR="00000000" w:rsidRPr="00000000">
              <w:rPr>
                <w:b w:val="1"/>
                <w:bCs w:val="1"/>
                <w:rtl w:val="0"/>
              </w:rPr>
              <w:t xml:space="preserve"> los homicidios </w:t>
            </w:r>
          </w:ins>
        </w:sdtContent>
      </w:sdt>
      <w:sdt>
        <w:sdtPr>
          <w:id w:val="-64315180"/>
          <w:tag w:val="goog_rdk_234"/>
        </w:sdtPr>
        <w:sdtContent>
          <w:del w:author="Dorothy Jane Bridges Kronick" w:id="36" w:date="2026-04-28T16:18:38Z">
            <w:r w:rsidDel="00000000" w:rsidR="00000000" w:rsidRPr="00000000">
              <w:rPr>
                <w:b w:val="1"/>
                <w:bCs w:val="1"/>
                <w:rtl w:val="0"/>
              </w:rPr>
              <w:delText xml:space="preserve"> la delincuencia violenta en Venezuela </w:delText>
            </w:r>
          </w:del>
        </w:sdtContent>
      </w:sdt>
      <w:r w:rsidDel="00000000" w:rsidR="00000000" w:rsidRPr="00000000">
        <w:rPr>
          <w:b w:val="1"/>
          <w:bCs w:val="1"/>
          <w:rtl w:val="0"/>
        </w:rPr>
        <w:t xml:space="preserve">se debe al gobierno de Maduro?</w:t>
      </w:r>
      <w:r w:rsidDel="00000000" w:rsidR="00000000" w:rsidRPr="00000000">
        <w:rPr>
          <w:rtl w:val="0"/>
        </w:rPr>
      </w:r>
    </w:p>
    <w:p w:rsidR="00000000" w:rsidDel="00000000" w:rsidP="00000000" w:rsidRDefault="00000000" w:rsidRPr="00000000" w14:paraId="000000CD">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b w:val="1"/>
          <w:bCs w:val="1"/>
          <w:rtl w:val="0"/>
        </w:rPr>
        <w:t xml:space="preserve">Sí, mucho</w:t>
      </w:r>
      <w:r w:rsidDel="00000000" w:rsidR="00000000" w:rsidRPr="00000000">
        <w:rPr>
          <w:rtl w:val="0"/>
        </w:rPr>
      </w:r>
    </w:p>
    <w:p w:rsidR="00000000" w:rsidDel="00000000" w:rsidP="00000000" w:rsidRDefault="00000000" w:rsidRPr="00000000" w14:paraId="000000CE">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b w:val="1"/>
          <w:bCs w:val="1"/>
          <w:rtl w:val="0"/>
        </w:rPr>
        <w:t xml:space="preserve">Sí, algo</w:t>
      </w:r>
      <w:r w:rsidDel="00000000" w:rsidR="00000000" w:rsidRPr="00000000">
        <w:rPr>
          <w:rtl w:val="0"/>
        </w:rPr>
      </w:r>
    </w:p>
    <w:p w:rsidR="00000000" w:rsidDel="00000000" w:rsidP="00000000" w:rsidRDefault="00000000" w:rsidRPr="00000000" w14:paraId="000000CF">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b w:val="1"/>
          <w:bCs w:val="1"/>
          <w:rtl w:val="0"/>
        </w:rPr>
        <w:t xml:space="preserve">Poco</w:t>
      </w:r>
      <w:r w:rsidDel="00000000" w:rsidR="00000000" w:rsidRPr="00000000">
        <w:rPr>
          <w:rtl w:val="0"/>
        </w:rPr>
      </w:r>
    </w:p>
    <w:p w:rsidR="00000000" w:rsidDel="00000000" w:rsidP="00000000" w:rsidRDefault="00000000" w:rsidRPr="00000000" w14:paraId="000000D0">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b w:val="1"/>
          <w:bCs w:val="1"/>
          <w:rtl w:val="0"/>
        </w:rPr>
        <w:t xml:space="preserve">No, nada</w:t>
      </w:r>
      <w:r w:rsidDel="00000000" w:rsidR="00000000" w:rsidRPr="00000000">
        <w:rPr>
          <w:rtl w:val="0"/>
        </w:rPr>
      </w:r>
    </w:p>
    <w:p w:rsidR="00000000" w:rsidDel="00000000" w:rsidP="00000000" w:rsidRDefault="00000000" w:rsidRPr="00000000" w14:paraId="000000D1">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tl w:val="0"/>
        </w:rPr>
        <w:t xml:space="preserve">No creo que se haya disminuido la delincuencia violenta</w:t>
      </w:r>
      <w:r w:rsidDel="00000000" w:rsidR="00000000" w:rsidRPr="00000000">
        <w:rPr>
          <w:rFonts w:ascii="Arial" w:cs="Arial" w:eastAsia="Arial" w:hAnsi="Arial"/>
          <w:b w:val="1"/>
          <w:bCs w:val="1"/>
          <w:sz w:val="20"/>
          <w:szCs w:val="20"/>
          <w:rtl w:val="0"/>
        </w:rPr>
        <w:t xml:space="preserve">  [NO LEER]</w:t>
      </w:r>
      <w:r w:rsidDel="00000000" w:rsidR="00000000" w:rsidRPr="00000000">
        <w:rPr>
          <w:rtl w:val="0"/>
        </w:rPr>
      </w:r>
    </w:p>
    <w:p w:rsidR="00000000" w:rsidDel="00000000" w:rsidP="00000000" w:rsidRDefault="00000000" w:rsidRPr="00000000" w14:paraId="000000D2">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0D3">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0D4">
      <w:pPr>
        <w:spacing w:after="60" w:before="120" w:lineRule="auto"/>
        <w:rPr/>
      </w:pPr>
      <w:r w:rsidDel="00000000" w:rsidR="00000000" w:rsidRPr="00000000">
        <w:rPr>
          <w:rFonts w:ascii="Arial" w:cs="Arial" w:eastAsia="Arial" w:hAnsi="Arial"/>
          <w:b w:val="1"/>
          <w:bCs w:val="1"/>
          <w:sz w:val="20"/>
          <w:szCs w:val="20"/>
          <w:rtl w:val="0"/>
        </w:rPr>
        <w:t xml:space="preserve">11. </w:t>
      </w:r>
      <w:r w:rsidDel="00000000" w:rsidR="00000000" w:rsidRPr="00000000">
        <w:rPr>
          <w:b w:val="1"/>
          <w:bCs w:val="1"/>
          <w:rtl w:val="0"/>
        </w:rPr>
        <w:t xml:space="preserve">¿Qué tan de acuerdo o en desacuerdo está con la siguiente afirmación: Se debería restablecer la Policía Metropolitana.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mallCaps w:val="1"/>
                <w:color w:val="333333"/>
                <w:sz w:val="18"/>
                <w:szCs w:val="18"/>
                <w:rtl w:val="0"/>
              </w:rPr>
              <w:t xml:space="preserve">PREGUNTAR SOLO EN LA MUESTRA DE CARACAS.</w:t>
            </w:r>
            <w:r w:rsidDel="00000000" w:rsidR="00000000" w:rsidRPr="00000000">
              <w:rPr>
                <w:rtl w:val="0"/>
              </w:rPr>
            </w:r>
          </w:p>
        </w:tc>
      </w:tr>
    </w:tbl>
    <w:p w:rsidR="00000000" w:rsidDel="00000000" w:rsidP="00000000" w:rsidRDefault="00000000" w:rsidRPr="00000000" w14:paraId="000000D6">
      <w:pPr>
        <w:spacing w:after="40" w:before="40" w:lineRule="auto"/>
        <w:ind w:left="720" w:firstLine="0"/>
        <w:rPr/>
      </w:pPr>
      <w:r w:rsidDel="00000000" w:rsidR="00000000" w:rsidRPr="00000000">
        <w:rPr>
          <w:rFonts w:ascii="Arial" w:cs="Arial" w:eastAsia="Arial" w:hAnsi="Arial"/>
          <w:b w:val="1"/>
          <w:bCs w:val="1"/>
          <w:sz w:val="20"/>
          <w:szCs w:val="20"/>
          <w:rtl w:val="0"/>
        </w:rPr>
        <w:t xml:space="preserve">(1)  Muy de acuerdo</w:t>
      </w:r>
      <w:r w:rsidDel="00000000" w:rsidR="00000000" w:rsidRPr="00000000">
        <w:rPr>
          <w:rtl w:val="0"/>
        </w:rPr>
      </w:r>
    </w:p>
    <w:p w:rsidR="00000000" w:rsidDel="00000000" w:rsidP="00000000" w:rsidRDefault="00000000" w:rsidRPr="00000000" w14:paraId="000000D7">
      <w:pPr>
        <w:spacing w:after="40" w:before="40" w:lineRule="auto"/>
        <w:ind w:left="720" w:firstLine="0"/>
        <w:rPr/>
      </w:pPr>
      <w:r w:rsidDel="00000000" w:rsidR="00000000" w:rsidRPr="00000000">
        <w:rPr>
          <w:rFonts w:ascii="Arial" w:cs="Arial" w:eastAsia="Arial" w:hAnsi="Arial"/>
          <w:b w:val="1"/>
          <w:bCs w:val="1"/>
          <w:sz w:val="20"/>
          <w:szCs w:val="20"/>
          <w:rtl w:val="0"/>
        </w:rPr>
        <w:t xml:space="preserve">(2)  De acuerdo</w:t>
      </w:r>
      <w:r w:rsidDel="00000000" w:rsidR="00000000" w:rsidRPr="00000000">
        <w:rPr>
          <w:rtl w:val="0"/>
        </w:rPr>
      </w:r>
    </w:p>
    <w:p w:rsidR="00000000" w:rsidDel="00000000" w:rsidP="00000000" w:rsidRDefault="00000000" w:rsidRPr="00000000" w14:paraId="000000D8">
      <w:pPr>
        <w:spacing w:after="40" w:before="40" w:lineRule="auto"/>
        <w:ind w:left="720" w:firstLine="0"/>
        <w:rPr/>
      </w:pPr>
      <w:r w:rsidDel="00000000" w:rsidR="00000000" w:rsidRPr="00000000">
        <w:rPr>
          <w:rFonts w:ascii="Arial" w:cs="Arial" w:eastAsia="Arial" w:hAnsi="Arial"/>
          <w:b w:val="1"/>
          <w:bCs w:val="1"/>
          <w:sz w:val="20"/>
          <w:szCs w:val="20"/>
          <w:rtl w:val="0"/>
        </w:rPr>
        <w:t xml:space="preserve">(3)  Ni de acuerdo ni en desacuerdo</w:t>
      </w:r>
      <w:r w:rsidDel="00000000" w:rsidR="00000000" w:rsidRPr="00000000">
        <w:rPr>
          <w:rtl w:val="0"/>
        </w:rPr>
      </w:r>
    </w:p>
    <w:p w:rsidR="00000000" w:rsidDel="00000000" w:rsidP="00000000" w:rsidRDefault="00000000" w:rsidRPr="00000000" w14:paraId="000000D9">
      <w:pPr>
        <w:spacing w:after="40" w:before="40" w:lineRule="auto"/>
        <w:ind w:left="720" w:firstLine="0"/>
        <w:rPr/>
      </w:pPr>
      <w:r w:rsidDel="00000000" w:rsidR="00000000" w:rsidRPr="00000000">
        <w:rPr>
          <w:rFonts w:ascii="Arial" w:cs="Arial" w:eastAsia="Arial" w:hAnsi="Arial"/>
          <w:b w:val="1"/>
          <w:bCs w:val="1"/>
          <w:sz w:val="20"/>
          <w:szCs w:val="20"/>
          <w:rtl w:val="0"/>
        </w:rPr>
        <w:t xml:space="preserve">(4)  En desacuerdo</w:t>
      </w:r>
      <w:r w:rsidDel="00000000" w:rsidR="00000000" w:rsidRPr="00000000">
        <w:rPr>
          <w:rtl w:val="0"/>
        </w:rPr>
      </w:r>
    </w:p>
    <w:p w:rsidR="00000000" w:rsidDel="00000000" w:rsidP="00000000" w:rsidRDefault="00000000" w:rsidRPr="00000000" w14:paraId="000000DA">
      <w:pPr>
        <w:spacing w:after="40" w:before="40" w:lineRule="auto"/>
        <w:ind w:left="720" w:firstLine="0"/>
        <w:rPr/>
      </w:pPr>
      <w:r w:rsidDel="00000000" w:rsidR="00000000" w:rsidRPr="00000000">
        <w:rPr>
          <w:rFonts w:ascii="Arial" w:cs="Arial" w:eastAsia="Arial" w:hAnsi="Arial"/>
          <w:b w:val="1"/>
          <w:bCs w:val="1"/>
          <w:sz w:val="20"/>
          <w:szCs w:val="20"/>
          <w:rtl w:val="0"/>
        </w:rPr>
        <w:t xml:space="preserve">(5)  Muy en desacuerdo</w:t>
      </w:r>
      <w:r w:rsidDel="00000000" w:rsidR="00000000" w:rsidRPr="00000000">
        <w:rPr>
          <w:rtl w:val="0"/>
        </w:rPr>
      </w:r>
    </w:p>
    <w:p w:rsidR="00000000" w:rsidDel="00000000" w:rsidP="00000000" w:rsidRDefault="00000000" w:rsidRPr="00000000" w14:paraId="000000DB">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0DC">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0DD">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DE">
      <w:pPr>
        <w:spacing w:after="60" w:before="120" w:lineRule="auto"/>
        <w:rPr/>
      </w:pPr>
      <w:r w:rsidDel="00000000" w:rsidR="00000000" w:rsidRPr="00000000">
        <w:rPr>
          <w:rFonts w:ascii="Arial" w:cs="Arial" w:eastAsia="Arial" w:hAnsi="Arial"/>
          <w:b w:val="1"/>
          <w:bCs w:val="1"/>
          <w:sz w:val="20"/>
          <w:szCs w:val="20"/>
          <w:rtl w:val="0"/>
        </w:rPr>
        <w:t xml:space="preserve">12. ¿Cuál de los siguientes considera la causa principal de la delincuencia en Venezuela?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mallCaps w:val="1"/>
                <w:color w:val="333333"/>
                <w:sz w:val="18"/>
                <w:szCs w:val="18"/>
                <w:rtl w:val="0"/>
              </w:rPr>
              <w:t xml:space="preserve">LEER LAS OPCIONES EN VOZ ALTA. MARQUE UNA SOLA RESPUESTA.</w:t>
            </w:r>
            <w:sdt>
              <w:sdtPr>
                <w:id w:val="-2131618617"/>
                <w:tag w:val="goog_rdk_235"/>
              </w:sdtPr>
              <w:sdtContent>
                <w:ins w:author="Dorothy Jane Bridges Kronick" w:id="37" w:date="2026-03-10T19:37:49Z">
                  <w:r w:rsidDel="00000000" w:rsidR="00000000" w:rsidRPr="00000000">
                    <w:rPr>
                      <w:rFonts w:ascii="Arial" w:cs="Arial" w:eastAsia="Arial" w:hAnsi="Arial"/>
                      <w:b w:val="1"/>
                      <w:bCs w:val="1"/>
                      <w:smallCaps w:val="1"/>
                      <w:color w:val="333333"/>
                      <w:sz w:val="18"/>
                      <w:szCs w:val="18"/>
                      <w:rtl w:val="0"/>
                    </w:rPr>
                    <w:t xml:space="preserve"> </w:t>
                  </w:r>
                </w:ins>
                <w:sdt>
                  <w:sdtPr>
                    <w:id w:val="1688161545"/>
                    <w:tag w:val="goog_rdk_236"/>
                  </w:sdtPr>
                  <w:sdtContent>
                    <w:ins w:author="Dorothy Jane Bridges Kronick" w:id="37" w:date="2026-03-10T19:37:49Z">
                      <w:r w:rsidDel="00000000" w:rsidR="00000000" w:rsidRPr="00000000">
                        <w:rPr>
                          <w:b w:val="1"/>
                          <w:bCs w:val="1"/>
                          <w:smallCaps w:val="1"/>
                          <w:color w:val="333333"/>
                          <w:sz w:val="18"/>
                          <w:szCs w:val="18"/>
                          <w:rtl w:val="0"/>
                          <w:rPrChange w:author="Dorothy Jane Bridges Kronick" w:id="38" w:date="2026-03-10T19:37:49Z">
                            <w:rPr>
                              <w:rFonts w:ascii="Arial" w:cs="Arial" w:eastAsia="Arial" w:hAnsi="Arial"/>
                              <w:b w:val="1"/>
                              <w:bCs w:val="1"/>
                              <w:smallCaps w:val="1"/>
                              <w:color w:val="333333"/>
                              <w:sz w:val="18"/>
                              <w:szCs w:val="18"/>
                            </w:rPr>
                          </w:rPrChange>
                        </w:rPr>
                        <w:t xml:space="preserve">R</w:t>
                      </w:r>
                    </w:ins>
                  </w:sdtContent>
                </w:sdt>
                <w:ins w:author="Dorothy Jane Bridges Kronick" w:id="37" w:date="2026-03-10T19:37:49Z">
                  <w:r w:rsidDel="00000000" w:rsidR="00000000" w:rsidRPr="00000000">
                    <w:rPr>
                      <w:rFonts w:ascii="Arial" w:cs="Arial" w:eastAsia="Arial" w:hAnsi="Arial"/>
                      <w:b w:val="1"/>
                      <w:bCs w:val="1"/>
                      <w:smallCaps w:val="1"/>
                      <w:color w:val="333333"/>
                      <w:sz w:val="18"/>
                      <w:szCs w:val="18"/>
                      <w:rtl w:val="0"/>
                    </w:rPr>
                    <w:t xml:space="preserve">andomize order</w:t>
                  </w:r>
                </w:ins>
              </w:sdtContent>
            </w:sdt>
            <w:r w:rsidDel="00000000" w:rsidR="00000000" w:rsidRPr="00000000">
              <w:rPr>
                <w:rtl w:val="0"/>
              </w:rPr>
            </w:r>
          </w:p>
        </w:tc>
      </w:tr>
    </w:tbl>
    <w:p w:rsidR="00000000" w:rsidDel="00000000" w:rsidP="00000000" w:rsidRDefault="00000000" w:rsidRPr="00000000" w14:paraId="000000E0">
      <w:pPr>
        <w:spacing w:after="40" w:before="40" w:lineRule="auto"/>
        <w:ind w:left="720" w:firstLine="0"/>
        <w:rPr/>
      </w:pPr>
      <w:r w:rsidDel="00000000" w:rsidR="00000000" w:rsidRPr="00000000">
        <w:rPr>
          <w:rFonts w:ascii="Arial" w:cs="Arial" w:eastAsia="Arial" w:hAnsi="Arial"/>
          <w:b w:val="1"/>
          <w:bCs w:val="1"/>
          <w:sz w:val="20"/>
          <w:szCs w:val="20"/>
          <w:rtl w:val="0"/>
        </w:rPr>
        <w:t xml:space="preserve">(1)  Desintegración familiar</w:t>
      </w:r>
      <w:r w:rsidDel="00000000" w:rsidR="00000000" w:rsidRPr="00000000">
        <w:rPr>
          <w:rtl w:val="0"/>
        </w:rPr>
      </w:r>
    </w:p>
    <w:p w:rsidR="00000000" w:rsidDel="00000000" w:rsidP="00000000" w:rsidRDefault="00000000" w:rsidRPr="00000000" w14:paraId="000000E1">
      <w:pPr>
        <w:spacing w:after="40" w:before="40" w:lineRule="auto"/>
        <w:ind w:left="720" w:firstLine="0"/>
        <w:rPr/>
      </w:pPr>
      <w:r w:rsidDel="00000000" w:rsidR="00000000" w:rsidRPr="00000000">
        <w:rPr>
          <w:rFonts w:ascii="Arial" w:cs="Arial" w:eastAsia="Arial" w:hAnsi="Arial"/>
          <w:b w:val="1"/>
          <w:bCs w:val="1"/>
          <w:sz w:val="20"/>
          <w:szCs w:val="20"/>
          <w:rtl w:val="0"/>
        </w:rPr>
        <w:t xml:space="preserve">(2)  Falta de empleo </w:t>
      </w:r>
      <w:r w:rsidDel="00000000" w:rsidR="00000000" w:rsidRPr="00000000">
        <w:rPr>
          <w:rtl w:val="0"/>
        </w:rPr>
      </w:r>
    </w:p>
    <w:p w:rsidR="00000000" w:rsidDel="00000000" w:rsidP="00000000" w:rsidRDefault="00000000" w:rsidRPr="00000000" w14:paraId="000000E2">
      <w:pPr>
        <w:spacing w:after="40" w:before="40" w:lineRule="auto"/>
        <w:ind w:left="720" w:firstLine="0"/>
        <w:rPr/>
      </w:pPr>
      <w:r w:rsidDel="00000000" w:rsidR="00000000" w:rsidRPr="00000000">
        <w:rPr>
          <w:rFonts w:ascii="Arial" w:cs="Arial" w:eastAsia="Arial" w:hAnsi="Arial"/>
          <w:b w:val="1"/>
          <w:bCs w:val="1"/>
          <w:sz w:val="20"/>
          <w:szCs w:val="20"/>
          <w:rtl w:val="0"/>
        </w:rPr>
        <w:t xml:space="preserve">(3)  Falta de educación</w:t>
      </w:r>
      <w:r w:rsidDel="00000000" w:rsidR="00000000" w:rsidRPr="00000000">
        <w:rPr>
          <w:rtl w:val="0"/>
        </w:rPr>
      </w:r>
    </w:p>
    <w:p w:rsidR="00000000" w:rsidDel="00000000" w:rsidP="00000000" w:rsidRDefault="00000000" w:rsidRPr="00000000" w14:paraId="000000E3">
      <w:pPr>
        <w:spacing w:after="40" w:before="40" w:lineRule="auto"/>
        <w:ind w:left="720" w:firstLine="0"/>
        <w:rPr/>
      </w:pPr>
      <w:r w:rsidDel="00000000" w:rsidR="00000000" w:rsidRPr="00000000">
        <w:rPr>
          <w:rFonts w:ascii="Arial" w:cs="Arial" w:eastAsia="Arial" w:hAnsi="Arial"/>
          <w:b w:val="1"/>
          <w:bCs w:val="1"/>
          <w:sz w:val="20"/>
          <w:szCs w:val="20"/>
          <w:rtl w:val="0"/>
        </w:rPr>
        <w:t xml:space="preserve">(5)  Gobierno ineficaz</w:t>
      </w:r>
      <w:r w:rsidDel="00000000" w:rsidR="00000000" w:rsidRPr="00000000">
        <w:rPr>
          <w:rtl w:val="0"/>
        </w:rPr>
      </w:r>
    </w:p>
    <w:p w:rsidR="00000000" w:rsidDel="00000000" w:rsidP="00000000" w:rsidRDefault="00000000" w:rsidRPr="00000000" w14:paraId="000000E4">
      <w:pPr>
        <w:spacing w:after="40" w:before="40" w:lineRule="auto"/>
        <w:ind w:left="720" w:firstLine="0"/>
        <w:rPr/>
      </w:pPr>
      <w:r w:rsidDel="00000000" w:rsidR="00000000" w:rsidRPr="00000000">
        <w:rPr>
          <w:rFonts w:ascii="Arial" w:cs="Arial" w:eastAsia="Arial" w:hAnsi="Arial"/>
          <w:b w:val="1"/>
          <w:bCs w:val="1"/>
          <w:sz w:val="20"/>
          <w:szCs w:val="20"/>
          <w:rtl w:val="0"/>
        </w:rPr>
        <w:t xml:space="preserve">(6)  Consumo de drogas</w:t>
      </w:r>
      <w:r w:rsidDel="00000000" w:rsidR="00000000" w:rsidRPr="00000000">
        <w:rPr>
          <w:rtl w:val="0"/>
        </w:rPr>
      </w:r>
    </w:p>
    <w:p w:rsidR="00000000" w:rsidDel="00000000" w:rsidP="00000000" w:rsidRDefault="00000000" w:rsidRPr="00000000" w14:paraId="000000E5">
      <w:pPr>
        <w:spacing w:after="40" w:before="40" w:lineRule="auto"/>
        <w:ind w:left="720" w:firstLine="0"/>
        <w:rPr/>
      </w:pPr>
      <w:r w:rsidDel="00000000" w:rsidR="00000000" w:rsidRPr="00000000">
        <w:rPr>
          <w:rFonts w:ascii="Arial" w:cs="Arial" w:eastAsia="Arial" w:hAnsi="Arial"/>
          <w:b w:val="1"/>
          <w:bCs w:val="1"/>
          <w:sz w:val="20"/>
          <w:szCs w:val="20"/>
          <w:rtl w:val="0"/>
        </w:rPr>
        <w:t xml:space="preserve">(7)  Corrupción policial</w:t>
      </w:r>
      <w:r w:rsidDel="00000000" w:rsidR="00000000" w:rsidRPr="00000000">
        <w:rPr>
          <w:rtl w:val="0"/>
        </w:rPr>
      </w:r>
    </w:p>
    <w:p w:rsidR="00000000" w:rsidDel="00000000" w:rsidP="00000000" w:rsidRDefault="00000000" w:rsidRPr="00000000" w14:paraId="000000E6">
      <w:pPr>
        <w:spacing w:after="40" w:before="40" w:lineRule="auto"/>
        <w:ind w:left="720" w:firstLine="0"/>
        <w:rPr/>
      </w:pPr>
      <w:r w:rsidDel="00000000" w:rsidR="00000000" w:rsidRPr="00000000">
        <w:rPr>
          <w:rFonts w:ascii="Arial" w:cs="Arial" w:eastAsia="Arial" w:hAnsi="Arial"/>
          <w:b w:val="1"/>
          <w:bCs w:val="1"/>
          <w:sz w:val="20"/>
          <w:szCs w:val="20"/>
          <w:rtl w:val="0"/>
        </w:rPr>
        <w:t xml:space="preserve">(8)  Sistema de justicia penal ineficiente</w:t>
      </w:r>
      <w:r w:rsidDel="00000000" w:rsidR="00000000" w:rsidRPr="00000000">
        <w:rPr>
          <w:rtl w:val="0"/>
        </w:rPr>
      </w:r>
    </w:p>
    <w:p w:rsidR="00000000" w:rsidDel="00000000" w:rsidP="00000000" w:rsidRDefault="00000000" w:rsidRPr="00000000" w14:paraId="000000E7">
      <w:pPr>
        <w:spacing w:after="40" w:before="40" w:lineRule="auto"/>
        <w:ind w:left="720" w:firstLine="0"/>
        <w:rPr/>
      </w:pPr>
      <w:r w:rsidDel="00000000" w:rsidR="00000000" w:rsidRPr="00000000">
        <w:rPr>
          <w:rFonts w:ascii="Arial" w:cs="Arial" w:eastAsia="Arial" w:hAnsi="Arial"/>
          <w:b w:val="1"/>
          <w:bCs w:val="1"/>
          <w:sz w:val="20"/>
          <w:szCs w:val="20"/>
          <w:rtl w:val="0"/>
        </w:rPr>
        <w:t xml:space="preserve">(9)  Pobreza</w:t>
      </w:r>
      <w:r w:rsidDel="00000000" w:rsidR="00000000" w:rsidRPr="00000000">
        <w:rPr>
          <w:rtl w:val="0"/>
        </w:rPr>
      </w:r>
    </w:p>
    <w:sdt>
      <w:sdtPr>
        <w:id w:val="1394521337"/>
        <w:tag w:val="goog_rdk_238"/>
      </w:sdtPr>
      <w:sdtContent>
        <w:p w:rsidR="00000000" w:rsidDel="00000000" w:rsidP="00000000" w:rsidRDefault="00000000" w:rsidRPr="00000000" w14:paraId="000000E8">
          <w:pPr>
            <w:spacing w:after="40" w:before="40" w:lineRule="auto"/>
            <w:ind w:left="720" w:firstLine="0"/>
            <w:rPr>
              <w:ins w:author="Dorothy Jane Bridges Kronick" w:id="39" w:date="2026-03-10T19:37:38Z"/>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w:t>
          </w:r>
          <w:r w:rsidDel="00000000" w:rsidR="00000000" w:rsidRPr="00000000">
            <w:rPr>
              <w:b w:val="1"/>
              <w:bCs w:val="1"/>
              <w:rtl w:val="0"/>
            </w:rPr>
            <w:t xml:space="preserve">Falta de preparación policial</w:t>
          </w:r>
          <w:sdt>
            <w:sdtPr>
              <w:id w:val="-1250515553"/>
              <w:tag w:val="goog_rdk_237"/>
            </w:sdtPr>
            <w:sdtContent>
              <w:ins w:author="Dorothy Jane Bridges Kronick" w:id="39" w:date="2026-03-10T19:37:38Z">
                <w:r w:rsidDel="00000000" w:rsidR="00000000" w:rsidRPr="00000000">
                  <w:rPr>
                    <w:rtl w:val="0"/>
                  </w:rPr>
                </w:r>
              </w:ins>
            </w:sdtContent>
          </w:sdt>
        </w:p>
      </w:sdtContent>
    </w:sdt>
    <w:sdt>
      <w:sdtPr>
        <w:id w:val="-1540206560"/>
        <w:tag w:val="goog_rdk_242"/>
      </w:sdtPr>
      <w:sdtContent>
        <w:p w:rsidR="00000000" w:rsidDel="00000000" w:rsidP="00000000" w:rsidRDefault="00000000" w:rsidRPr="00000000" w14:paraId="000000E9">
          <w:pPr>
            <w:spacing w:after="40" w:before="40" w:lineRule="auto"/>
            <w:ind w:left="720" w:firstLine="0"/>
            <w:rPr>
              <w:b w:val="1"/>
              <w:bCs w:val="1"/>
              <w:rPrChange w:author="Dorothy Jane Bridges Kronick" w:id="40" w:date="2026-03-10T19:37:38Z">
                <w:rPr/>
              </w:rPrChange>
            </w:rPr>
          </w:pPr>
          <w:sdt>
            <w:sdtPr>
              <w:id w:val="-228655280"/>
              <w:tag w:val="goog_rdk_239"/>
            </w:sdtPr>
            <w:sdtContent>
              <w:ins w:author="Dorothy Jane Bridges Kronick" w:id="39" w:date="2026-03-10T19:37:38Z"/>
              <w:sdt>
                <w:sdtPr>
                  <w:id w:val="-1788068444"/>
                  <w:tag w:val="goog_rdk_240"/>
                </w:sdtPr>
                <w:sdtContent>
                  <w:ins w:author="Dorothy Jane Bridges Kronick" w:id="39" w:date="2026-03-10T19:37:38Z">
                    <w:r w:rsidDel="00000000" w:rsidR="00000000" w:rsidRPr="00000000">
                      <w:rPr>
                        <w:b w:val="1"/>
                        <w:bCs w:val="1"/>
                        <w:rtl w:val="0"/>
                        <w:rPrChange w:author="Dorothy Jane Bridges Kronick" w:id="40" w:date="2026-03-10T19:37:38Z">
                          <w:rPr>
                            <w:rFonts w:ascii="Arial" w:cs="Arial" w:eastAsia="Arial" w:hAnsi="Arial"/>
                            <w:b w:val="1"/>
                            <w:bCs w:val="1"/>
                            <w:sz w:val="20"/>
                            <w:szCs w:val="20"/>
                          </w:rPr>
                        </w:rPrChange>
                      </w:rPr>
                      <w:t xml:space="preserve">(10) Insuficiente número de policías</w:t>
                    </w:r>
                  </w:ins>
                </w:sdtContent>
              </w:sdt>
              <w:ins w:author="Dorothy Jane Bridges Kronick" w:id="39" w:date="2026-03-10T19:37:38Z"/>
            </w:sdtContent>
          </w:sdt>
          <w:sdt>
            <w:sdtPr>
              <w:id w:val="-1908330383"/>
              <w:tag w:val="goog_rdk_241"/>
            </w:sdtPr>
            <w:sdtContent>
              <w:r w:rsidDel="00000000" w:rsidR="00000000" w:rsidRPr="00000000">
                <w:rPr>
                  <w:rtl w:val="0"/>
                </w:rPr>
              </w:r>
            </w:sdtContent>
          </w:sdt>
        </w:p>
      </w:sdtContent>
    </w:sdt>
    <w:p w:rsidR="00000000" w:rsidDel="00000000" w:rsidP="00000000" w:rsidRDefault="00000000" w:rsidRPr="00000000" w14:paraId="000000EA">
      <w:pPr>
        <w:spacing w:after="40" w:before="40" w:lineRule="auto"/>
        <w:ind w:left="720" w:firstLine="0"/>
        <w:rPr/>
      </w:pPr>
      <w:r w:rsidDel="00000000" w:rsidR="00000000" w:rsidRPr="00000000">
        <w:rPr>
          <w:rFonts w:ascii="Arial" w:cs="Arial" w:eastAsia="Arial" w:hAnsi="Arial"/>
          <w:b w:val="1"/>
          <w:bCs w:val="1"/>
          <w:sz w:val="20"/>
          <w:szCs w:val="20"/>
          <w:rtl w:val="0"/>
        </w:rPr>
        <w:t xml:space="preserve">(11)  Embarazo adolescente</w:t>
      </w:r>
      <w:r w:rsidDel="00000000" w:rsidR="00000000" w:rsidRPr="00000000">
        <w:rPr>
          <w:rtl w:val="0"/>
        </w:rPr>
      </w:r>
    </w:p>
    <w:p w:rsidR="00000000" w:rsidDel="00000000" w:rsidP="00000000" w:rsidRDefault="00000000" w:rsidRPr="00000000" w14:paraId="000000EB">
      <w:pPr>
        <w:spacing w:after="40" w:before="40" w:lineRule="auto"/>
        <w:ind w:left="720" w:firstLine="0"/>
        <w:rPr/>
      </w:pPr>
      <w:r w:rsidDel="00000000" w:rsidR="00000000" w:rsidRPr="00000000">
        <w:rPr>
          <w:rFonts w:ascii="Arial" w:cs="Arial" w:eastAsia="Arial" w:hAnsi="Arial"/>
          <w:b w:val="1"/>
          <w:bCs w:val="1"/>
          <w:sz w:val="20"/>
          <w:szCs w:val="20"/>
          <w:rtl w:val="0"/>
        </w:rPr>
        <w:t xml:space="preserve">(12)  Otro — especifique: ________________</w:t>
      </w:r>
      <w:r w:rsidDel="00000000" w:rsidR="00000000" w:rsidRPr="00000000">
        <w:rPr>
          <w:rtl w:val="0"/>
        </w:rPr>
      </w:r>
    </w:p>
    <w:p w:rsidR="00000000" w:rsidDel="00000000" w:rsidP="00000000" w:rsidRDefault="00000000" w:rsidRPr="00000000" w14:paraId="000000EC">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0ED">
      <w:pPr>
        <w:pBdr>
          <w:bottom w:color="999999" w:space="1" w:sz="6" w:val="single"/>
        </w:pBdr>
        <w:spacing w:after="0" w:before="80" w:lineRule="auto"/>
        <w:rPr/>
      </w:pPr>
      <w:r w:rsidDel="00000000" w:rsidR="00000000" w:rsidRPr="00000000">
        <w:rPr>
          <w:rtl w:val="0"/>
        </w:rPr>
      </w:r>
    </w:p>
    <w:sdt>
      <w:sdtPr>
        <w:id w:val="945343444"/>
        <w:tag w:val="goog_rdk_247"/>
      </w:sdtPr>
      <w:sdtContent>
        <w:p w:rsidR="00000000" w:rsidDel="00000000" w:rsidP="00000000" w:rsidRDefault="00000000" w:rsidRPr="00000000" w14:paraId="000000EE">
          <w:pPr>
            <w:spacing w:after="60" w:before="120" w:lineRule="auto"/>
            <w:rPr>
              <w:del w:author="Dorothy Jane Bridges Kronick" w:id="41" w:date="2026-04-28T16:44:26Z"/>
            </w:rPr>
          </w:pPr>
          <w:sdt>
            <w:sdtPr>
              <w:id w:val="-1042758832"/>
              <w:tag w:val="goog_rdk_244"/>
            </w:sdtPr>
            <w:sdtContent>
              <w:del w:author="Dorothy Jane Bridges Kronick" w:id="41" w:date="2026-04-28T16:44:26Z"/>
              <w:sdt>
                <w:sdtPr>
                  <w:id w:val="1842544800"/>
                  <w:tag w:val="goog_rdk_245"/>
                </w:sdtPr>
                <w:sdtContent>
                  <w:commentRangeStart w:id="12"/>
                </w:sdtContent>
              </w:sdt>
              <w:del w:author="Dorothy Jane Bridges Kronick" w:id="41" w:date="2026-04-28T16:44:26Z">
                <w:sdt>
                  <w:sdtPr>
                    <w:id w:val="1526639528"/>
                    <w:tag w:val="goog_rdk_246"/>
                  </w:sdtPr>
                  <w:sdtContent>
                    <w:commentRangeStart w:id="13"/>
                  </w:sdtContent>
                </w:sdt>
                <w:r w:rsidDel="00000000" w:rsidR="00000000" w:rsidRPr="00000000">
                  <w:rPr>
                    <w:rFonts w:ascii="Arial" w:cs="Arial" w:eastAsia="Arial" w:hAnsi="Arial"/>
                    <w:b w:val="1"/>
                    <w:bCs w:val="1"/>
                    <w:sz w:val="20"/>
                    <w:szCs w:val="20"/>
                    <w:rtl w:val="0"/>
                  </w:rPr>
                  <w:delText xml:space="preserve">13. ¿En cuál de las siguientes situaciones cree que está justificado que un oficial de policía use la fuerza física contra un ciudadano?</w:delText>
                </w:r>
                <w:r w:rsidDel="00000000" w:rsidR="00000000" w:rsidRPr="00000000">
                  <w:rPr>
                    <w:rtl w:val="0"/>
                  </w:rPr>
                </w:r>
              </w:del>
            </w:sdtContent>
          </w:sdt>
        </w:p>
      </w:sdtContent>
    </w:sd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sdt>
        <w:sdtPr>
          <w:id w:val="648400055"/>
          <w:tag w:val="goog_rdk_248"/>
        </w:sdtPr>
        <w:sdtContent>
          <w:tr>
            <w:trPr>
              <w:cantSplit w:val="0"/>
              <w:tblHeader w:val="0"/>
              <w:del w:author="Dorothy Jane Bridges Kronick" w:id="41" w:date="2026-04-28T16:44:26Z"/>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sdt>
                <w:sdtPr>
                  <w:id w:val="-597672659"/>
                  <w:tag w:val="goog_rdk_251"/>
                </w:sdtPr>
                <w:sdtContent>
                  <w:p w:rsidR="00000000" w:rsidDel="00000000" w:rsidP="00000000" w:rsidRDefault="00000000" w:rsidRPr="00000000" w14:paraId="000000EF">
                    <w:pPr>
                      <w:rPr>
                        <w:del w:author="Dorothy Jane Bridges Kronick" w:id="41" w:date="2026-04-28T16:44:26Z"/>
                      </w:rPr>
                    </w:pPr>
                    <w:sdt>
                      <w:sdtPr>
                        <w:id w:val="667449391"/>
                        <w:tag w:val="goog_rdk_249"/>
                      </w:sdtPr>
                      <w:sdtContent>
                        <w:del w:author="Dorothy Jane Bridges Kronick" w:id="41" w:date="2026-04-28T16:44:26Z"/>
                        <w:sdt>
                          <w:sdtPr>
                            <w:id w:val="-1686848282"/>
                            <w:tag w:val="goog_rdk_250"/>
                          </w:sdtPr>
                          <w:sdtContent>
                            <w:commentRangeStart w:id="14"/>
                          </w:sdtContent>
                        </w:sdt>
                        <w:del w:author="Dorothy Jane Bridges Kronick" w:id="41" w:date="2026-04-28T16:44:26Z">
                          <w:r w:rsidDel="00000000" w:rsidR="00000000" w:rsidRPr="00000000">
                            <w:rPr>
                              <w:rFonts w:ascii="Arial" w:cs="Arial" w:eastAsia="Arial" w:hAnsi="Arial"/>
                              <w:b w:val="1"/>
                              <w:bCs w:val="1"/>
                              <w:smallCaps w:val="1"/>
                              <w:color w:val="333333"/>
                              <w:sz w:val="18"/>
                              <w:szCs w:val="18"/>
                              <w:rtl w:val="0"/>
                            </w:rPr>
                            <w:delText xml:space="preserve">LEER CADA SITUACIÓN EN VOZ ALTA. REGISTRE SÍ/NO PARA CADA FILA.RANDOMIZE IN PART B (SURVEY EXPERIMENT) </w:delText>
                          </w:r>
                          <w:r w:rsidDel="00000000" w:rsidR="00000000" w:rsidRPr="00000000">
                            <w:rPr>
                              <w:rtl w:val="0"/>
                            </w:rPr>
                          </w:r>
                        </w:del>
                      </w:sdtContent>
                    </w:sdt>
                  </w:p>
                </w:sdtContent>
              </w:sdt>
            </w:tc>
          </w:tr>
        </w:sdtContent>
      </w:sdt>
    </w:tbl>
    <w:sdt>
      <w:sdtPr>
        <w:id w:val="168601565"/>
        <w:tag w:val="goog_rdk_253"/>
      </w:sdtPr>
      <w:sdtContent>
        <w:p w:rsidR="00000000" w:rsidDel="00000000" w:rsidP="00000000" w:rsidRDefault="00000000" w:rsidRPr="00000000" w14:paraId="000000F0">
          <w:pPr>
            <w:spacing w:after="60" w:lineRule="auto"/>
            <w:rPr>
              <w:del w:author="Dorothy Jane Bridges Kronick" w:id="41" w:date="2026-04-28T16:44:26Z"/>
            </w:rPr>
          </w:pPr>
          <w:sdt>
            <w:sdtPr>
              <w:id w:val="-531242152"/>
              <w:tag w:val="goog_rdk_252"/>
            </w:sdtPr>
            <w:sdtContent>
              <w:del w:author="Dorothy Jane Bridges Kronick" w:id="41" w:date="2026-04-28T16:44:26Z">
                <w:commentRangeEnd w:id="14"/>
                <w:r w:rsidDel="00000000" w:rsidR="00000000" w:rsidRPr="00000000">
                  <w:commentReference w:id="14"/>
                </w:r>
                <w:r w:rsidDel="00000000" w:rsidR="00000000" w:rsidRPr="00000000">
                  <w:rPr>
                    <w:rtl w:val="0"/>
                  </w:rPr>
                </w:r>
              </w:del>
            </w:sdtContent>
          </w:sdt>
        </w:p>
      </w:sdtContent>
    </w:sdt>
    <w:sdt>
      <w:sdtPr>
        <w:id w:val="-1111241966"/>
        <w:tag w:val="goog_rdk_256"/>
      </w:sdtPr>
      <w:sdtContent>
        <w:p w:rsidR="00000000" w:rsidDel="00000000" w:rsidP="00000000" w:rsidRDefault="00000000" w:rsidRPr="00000000" w14:paraId="000000F1">
          <w:pPr>
            <w:spacing w:after="40" w:before="60" w:lineRule="auto"/>
            <w:ind w:left="480" w:firstLine="0"/>
            <w:rPr>
              <w:del w:author="Dorothy Jane Bridges Kronick" w:id="41" w:date="2026-04-28T16:44:26Z"/>
            </w:rPr>
          </w:pPr>
          <w:sdt>
            <w:sdtPr>
              <w:id w:val="-1337888785"/>
              <w:tag w:val="goog_rdk_254"/>
            </w:sdtPr>
            <w:sdtContent>
              <w:del w:author="Dorothy Jane Bridges Kronick" w:id="41" w:date="2026-04-28T16:44:26Z">
                <w:r w:rsidDel="00000000" w:rsidR="00000000" w:rsidRPr="00000000">
                  <w:rPr>
                    <w:rFonts w:ascii="Arial" w:cs="Arial" w:eastAsia="Arial" w:hAnsi="Arial"/>
                    <w:sz w:val="20"/>
                    <w:szCs w:val="20"/>
                    <w:rtl w:val="0"/>
                  </w:rPr>
                  <w:delText xml:space="preserve">A.  Cuando el ciudadano se resiste al arresto          Sí ___    No </w:delText>
                </w:r>
              </w:del>
              <w:sdt>
                <w:sdtPr>
                  <w:id w:val="1855387733"/>
                  <w:tag w:val="goog_rdk_255"/>
                </w:sdtPr>
                <w:sdtContent>
                  <w:commentRangeStart w:id="15"/>
                </w:sdtContent>
              </w:sdt>
              <w:del w:author="Dorothy Jane Bridges Kronick" w:id="41" w:date="2026-04-28T16:44:26Z">
                <w:r w:rsidDel="00000000" w:rsidR="00000000" w:rsidRPr="00000000">
                  <w:rPr>
                    <w:rFonts w:ascii="Arial" w:cs="Arial" w:eastAsia="Arial" w:hAnsi="Arial"/>
                    <w:sz w:val="20"/>
                    <w:szCs w:val="20"/>
                    <w:rtl w:val="0"/>
                  </w:rPr>
                  <w:delText xml:space="preserve">___</w:delText>
                </w:r>
                <w:commentRangeEnd w:id="15"/>
                <w:r w:rsidDel="00000000" w:rsidR="00000000" w:rsidRPr="00000000">
                  <w:commentReference w:id="15"/>
                </w:r>
                <w:r w:rsidDel="00000000" w:rsidR="00000000" w:rsidRPr="00000000">
                  <w:rPr>
                    <w:rtl w:val="0"/>
                  </w:rPr>
                </w:r>
              </w:del>
            </w:sdtContent>
          </w:sdt>
        </w:p>
      </w:sdtContent>
    </w:sdt>
    <w:sdt>
      <w:sdtPr>
        <w:id w:val="1499302695"/>
        <w:tag w:val="goog_rdk_258"/>
      </w:sdtPr>
      <w:sdtContent>
        <w:p w:rsidR="00000000" w:rsidDel="00000000" w:rsidP="00000000" w:rsidRDefault="00000000" w:rsidRPr="00000000" w14:paraId="000000F2">
          <w:pPr>
            <w:spacing w:after="40" w:before="60" w:lineRule="auto"/>
            <w:ind w:left="480" w:firstLine="0"/>
            <w:rPr>
              <w:del w:author="Dorothy Jane Bridges Kronick" w:id="41" w:date="2026-04-28T16:44:26Z"/>
            </w:rPr>
          </w:pPr>
          <w:sdt>
            <w:sdtPr>
              <w:id w:val="-758320188"/>
              <w:tag w:val="goog_rdk_257"/>
            </w:sdtPr>
            <w:sdtContent>
              <w:del w:author="Dorothy Jane Bridges Kronick" w:id="41" w:date="2026-04-28T16:44:26Z">
                <w:r w:rsidDel="00000000" w:rsidR="00000000" w:rsidRPr="00000000">
                  <w:rPr>
                    <w:rFonts w:ascii="Arial" w:cs="Arial" w:eastAsia="Arial" w:hAnsi="Arial"/>
                    <w:sz w:val="20"/>
                    <w:szCs w:val="20"/>
                    <w:rtl w:val="0"/>
                  </w:rPr>
                  <w:delText xml:space="preserve">B.  Cuando el oficial sabe que el ciudadano cometió un delito          Sí ___    No ___GROUP A: but the judge will let him go] [GROUP B: but the judge is harsh]</w:delText>
                </w:r>
                <w:r w:rsidDel="00000000" w:rsidR="00000000" w:rsidRPr="00000000">
                  <w:rPr>
                    <w:rtl w:val="0"/>
                  </w:rPr>
                </w:r>
              </w:del>
            </w:sdtContent>
          </w:sdt>
        </w:p>
      </w:sdtContent>
    </w:sdt>
    <w:sdt>
      <w:sdtPr>
        <w:id w:val="-1228333164"/>
        <w:tag w:val="goog_rdk_260"/>
      </w:sdtPr>
      <w:sdtContent>
        <w:p w:rsidR="00000000" w:rsidDel="00000000" w:rsidP="00000000" w:rsidRDefault="00000000" w:rsidRPr="00000000" w14:paraId="000000F3">
          <w:pPr>
            <w:spacing w:after="40" w:before="60" w:lineRule="auto"/>
            <w:ind w:left="480" w:firstLine="0"/>
            <w:rPr>
              <w:del w:author="Dorothy Jane Bridges Kronick" w:id="41" w:date="2026-04-28T16:44:26Z"/>
            </w:rPr>
          </w:pPr>
          <w:sdt>
            <w:sdtPr>
              <w:id w:val="-1255984748"/>
              <w:tag w:val="goog_rdk_259"/>
            </w:sdtPr>
            <w:sdtContent>
              <w:del w:author="Dorothy Jane Bridges Kronick" w:id="41" w:date="2026-04-28T16:44:26Z">
                <w:r w:rsidDel="00000000" w:rsidR="00000000" w:rsidRPr="00000000">
                  <w:rPr>
                    <w:rFonts w:ascii="Arial" w:cs="Arial" w:eastAsia="Arial" w:hAnsi="Arial"/>
                    <w:sz w:val="20"/>
                    <w:szCs w:val="20"/>
                    <w:rtl w:val="0"/>
                  </w:rPr>
                  <w:delText xml:space="preserve">C.  Cuando la vida de otros ciudadanos está en riesgo          Sí ___    No ___</w:delText>
                </w:r>
                <w:r w:rsidDel="00000000" w:rsidR="00000000" w:rsidRPr="00000000">
                  <w:rPr>
                    <w:rtl w:val="0"/>
                  </w:rPr>
                </w:r>
              </w:del>
            </w:sdtContent>
          </w:sdt>
        </w:p>
      </w:sdtContent>
    </w:sdt>
    <w:sdt>
      <w:sdtPr>
        <w:id w:val="-1247793883"/>
        <w:tag w:val="goog_rdk_262"/>
      </w:sdtPr>
      <w:sdtContent>
        <w:p w:rsidR="00000000" w:rsidDel="00000000" w:rsidP="00000000" w:rsidRDefault="00000000" w:rsidRPr="00000000" w14:paraId="000000F4">
          <w:pPr>
            <w:spacing w:after="40" w:before="60" w:lineRule="auto"/>
            <w:ind w:left="480" w:firstLine="0"/>
            <w:rPr>
              <w:del w:author="Dorothy Jane Bridges Kronick" w:id="41" w:date="2026-04-28T16:44:26Z"/>
            </w:rPr>
          </w:pPr>
          <w:sdt>
            <w:sdtPr>
              <w:id w:val="1355415674"/>
              <w:tag w:val="goog_rdk_261"/>
            </w:sdtPr>
            <w:sdtContent>
              <w:del w:author="Dorothy Jane Bridges Kronick" w:id="41" w:date="2026-04-28T16:44:26Z">
                <w:r w:rsidDel="00000000" w:rsidR="00000000" w:rsidRPr="00000000">
                  <w:rPr>
                    <w:rFonts w:ascii="Arial" w:cs="Arial" w:eastAsia="Arial" w:hAnsi="Arial"/>
                    <w:sz w:val="20"/>
                    <w:szCs w:val="20"/>
                    <w:rtl w:val="0"/>
                  </w:rPr>
                  <w:delText xml:space="preserve">D.  Cuando se sabe que el ciudadano pertenece a una banda delictiva o colectivo          Sí ___    No ___</w:delText>
                </w:r>
                <w:r w:rsidDel="00000000" w:rsidR="00000000" w:rsidRPr="00000000">
                  <w:rPr>
                    <w:rtl w:val="0"/>
                  </w:rPr>
                </w:r>
              </w:del>
            </w:sdtContent>
          </w:sdt>
        </w:p>
      </w:sdtContent>
    </w:sdt>
    <w:sdt>
      <w:sdtPr>
        <w:id w:val="1290905820"/>
        <w:tag w:val="goog_rdk_264"/>
      </w:sdtPr>
      <w:sdtContent>
        <w:p w:rsidR="00000000" w:rsidDel="00000000" w:rsidP="00000000" w:rsidRDefault="00000000" w:rsidRPr="00000000" w14:paraId="000000F5">
          <w:pPr>
            <w:spacing w:after="40" w:before="60" w:lineRule="auto"/>
            <w:ind w:left="480" w:firstLine="0"/>
            <w:rPr>
              <w:del w:author="Dorothy Jane Bridges Kronick" w:id="41" w:date="2026-04-28T16:44:26Z"/>
            </w:rPr>
          </w:pPr>
          <w:sdt>
            <w:sdtPr>
              <w:id w:val="-1153586190"/>
              <w:tag w:val="goog_rdk_263"/>
            </w:sdtPr>
            <w:sdtContent>
              <w:del w:author="Dorothy Jane Bridges Kronick" w:id="41" w:date="2026-04-28T16:44:26Z">
                <w:r w:rsidDel="00000000" w:rsidR="00000000" w:rsidRPr="00000000">
                  <w:rPr>
                    <w:rFonts w:ascii="Arial" w:cs="Arial" w:eastAsia="Arial" w:hAnsi="Arial"/>
                    <w:sz w:val="20"/>
                    <w:szCs w:val="20"/>
                    <w:rtl w:val="0"/>
                  </w:rPr>
                  <w:delText xml:space="preserve">E.  Cuando el ciudadano falta el respeto a un oficial de policía          Sí ___    No ___</w:delText>
                </w:r>
                <w:r w:rsidDel="00000000" w:rsidR="00000000" w:rsidRPr="00000000">
                  <w:rPr>
                    <w:rtl w:val="0"/>
                  </w:rPr>
                </w:r>
              </w:del>
            </w:sdtContent>
          </w:sdt>
        </w:p>
      </w:sdtContent>
    </w:sdt>
    <w:sdt>
      <w:sdtPr>
        <w:id w:val="1803418462"/>
        <w:tag w:val="goog_rdk_266"/>
      </w:sdtPr>
      <w:sdtContent>
        <w:p w:rsidR="00000000" w:rsidDel="00000000" w:rsidP="00000000" w:rsidRDefault="00000000" w:rsidRPr="00000000" w14:paraId="000000F6">
          <w:pPr>
            <w:spacing w:after="40" w:before="60" w:lineRule="auto"/>
            <w:ind w:left="480" w:firstLine="0"/>
            <w:rPr>
              <w:del w:author="Dorothy Jane Bridges Kronick" w:id="41" w:date="2026-04-28T16:44:26Z"/>
            </w:rPr>
          </w:pPr>
          <w:sdt>
            <w:sdtPr>
              <w:id w:val="-796439630"/>
              <w:tag w:val="goog_rdk_265"/>
            </w:sdtPr>
            <w:sdtContent>
              <w:del w:author="Dorothy Jane Bridges Kronick" w:id="41" w:date="2026-04-28T16:44:26Z">
                <w:r w:rsidDel="00000000" w:rsidR="00000000" w:rsidRPr="00000000">
                  <w:rPr>
                    <w:rFonts w:ascii="Arial" w:cs="Arial" w:eastAsia="Arial" w:hAnsi="Arial"/>
                    <w:sz w:val="20"/>
                    <w:szCs w:val="20"/>
                    <w:rtl w:val="0"/>
                  </w:rPr>
                  <w:delText xml:space="preserve">F.  Cuando los residentes del barrio lo solicitan          Sí ___    No ___</w:delText>
                </w:r>
                <w:r w:rsidDel="00000000" w:rsidR="00000000" w:rsidRPr="00000000">
                  <w:rPr>
                    <w:rtl w:val="0"/>
                  </w:rPr>
                </w:r>
              </w:del>
            </w:sdtContent>
          </w:sdt>
        </w:p>
      </w:sdtContent>
    </w:sdt>
    <w:sdt>
      <w:sdtPr>
        <w:id w:val="-110883870"/>
        <w:tag w:val="goog_rdk_270"/>
      </w:sdtPr>
      <w:sdtContent>
        <w:p w:rsidR="00000000" w:rsidDel="00000000" w:rsidP="00000000" w:rsidRDefault="00000000" w:rsidRPr="00000000" w14:paraId="000000F7">
          <w:pPr>
            <w:spacing w:after="40" w:before="60" w:lineRule="auto"/>
            <w:ind w:left="480" w:firstLine="0"/>
            <w:rPr>
              <w:del w:author="Dorothy Jane Bridges Kronick" w:id="41" w:date="2026-04-28T16:44:26Z"/>
              <w:rFonts w:ascii="Arial" w:cs="Arial" w:eastAsia="Arial" w:hAnsi="Arial"/>
              <w:sz w:val="20"/>
              <w:szCs w:val="20"/>
            </w:rPr>
          </w:pPr>
          <w:sdt>
            <w:sdtPr>
              <w:id w:val="-1630631401"/>
              <w:tag w:val="goog_rdk_267"/>
            </w:sdtPr>
            <w:sdtContent>
              <w:del w:author="Dorothy Jane Bridges Kronick" w:id="41" w:date="2026-04-28T16:44:26Z">
                <w:r w:rsidDel="00000000" w:rsidR="00000000" w:rsidRPr="00000000">
                  <w:rPr>
                    <w:rFonts w:ascii="Arial" w:cs="Arial" w:eastAsia="Arial" w:hAnsi="Arial"/>
                    <w:sz w:val="20"/>
                    <w:szCs w:val="20"/>
                    <w:rtl w:val="0"/>
                  </w:rPr>
                  <w:delText xml:space="preserve">G.  Cuando la vida del propio oficial está en peligr</w:delText>
                </w:r>
              </w:del>
              <w:sdt>
                <w:sdtPr>
                  <w:id w:val="183042747"/>
                  <w:tag w:val="goog_rdk_268"/>
                </w:sdtPr>
                <w:sdtContent>
                  <w:commentRangeStart w:id="16"/>
                </w:sdtContent>
              </w:sdt>
              <w:del w:author="Dorothy Jane Bridges Kronick" w:id="41" w:date="2026-04-28T16:44:26Z">
                <w:r w:rsidDel="00000000" w:rsidR="00000000" w:rsidRPr="00000000">
                  <w:rPr>
                    <w:rFonts w:ascii="Arial" w:cs="Arial" w:eastAsia="Arial" w:hAnsi="Arial"/>
                    <w:sz w:val="20"/>
                    <w:szCs w:val="20"/>
                    <w:rtl w:val="0"/>
                  </w:rPr>
                  <w:delText xml:space="preserve">o</w:delText>
                </w:r>
                <w:commentRangeEnd w:id="16"/>
                <w:r w:rsidDel="00000000" w:rsidR="00000000" w:rsidRPr="00000000">
                  <w:commentReference w:id="16"/>
                </w:r>
                <w:r w:rsidDel="00000000" w:rsidR="00000000" w:rsidRPr="00000000">
                  <w:rPr>
                    <w:rFonts w:ascii="Arial" w:cs="Arial" w:eastAsia="Arial" w:hAnsi="Arial"/>
                    <w:sz w:val="20"/>
                    <w:szCs w:val="20"/>
                    <w:rtl w:val="0"/>
                  </w:rPr>
                  <w:delText xml:space="preserve">          Sí ___    No </w:delText>
                </w:r>
                <w:sdt>
                  <w:sdtPr>
                    <w:id w:val="-1240863152"/>
                    <w:tag w:val="goog_rdk_269"/>
                  </w:sdtPr>
                  <w:sdtContent>
                    <w:commentRangeStart w:id="17"/>
                  </w:sdtContent>
                </w:sdt>
                <w:r w:rsidDel="00000000" w:rsidR="00000000" w:rsidRPr="00000000">
                  <w:rPr>
                    <w:rFonts w:ascii="Arial" w:cs="Arial" w:eastAsia="Arial" w:hAnsi="Arial"/>
                    <w:sz w:val="20"/>
                    <w:szCs w:val="20"/>
                    <w:rtl w:val="0"/>
                  </w:rPr>
                  <w:delText xml:space="preserve">___</w:delText>
                </w:r>
                <w:commentRangeEnd w:id="17"/>
                <w:r w:rsidDel="00000000" w:rsidR="00000000" w:rsidRPr="00000000">
                  <w:commentReference w:id="17"/>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del>
            </w:sdtContent>
          </w:sdt>
        </w:p>
      </w:sdtContent>
    </w:sdt>
    <w:sdt>
      <w:sdtPr>
        <w:id w:val="-2135087684"/>
        <w:tag w:val="goog_rdk_272"/>
      </w:sdtPr>
      <w:sdtContent>
        <w:p w:rsidR="00000000" w:rsidDel="00000000" w:rsidP="00000000" w:rsidRDefault="00000000" w:rsidRPr="00000000" w14:paraId="000000F8">
          <w:pPr>
            <w:spacing w:after="40" w:before="60" w:lineRule="auto"/>
            <w:ind w:left="480" w:firstLine="0"/>
            <w:rPr>
              <w:del w:author="Dorothy Jane Bridges Kronick" w:id="41" w:date="2026-04-28T16:44:26Z"/>
            </w:rPr>
          </w:pPr>
          <w:sdt>
            <w:sdtPr>
              <w:id w:val="-1041573648"/>
              <w:tag w:val="goog_rdk_271"/>
            </w:sdtPr>
            <w:sdtContent>
              <w:del w:author="Dorothy Jane Bridges Kronick" w:id="41" w:date="2026-04-28T16:44:26Z">
                <w:r w:rsidDel="00000000" w:rsidR="00000000" w:rsidRPr="00000000">
                  <w:rPr>
                    <w:rtl w:val="0"/>
                  </w:rPr>
                </w:r>
              </w:del>
            </w:sdtContent>
          </w:sdt>
        </w:p>
      </w:sdtContent>
    </w:sdt>
    <w:sdt>
      <w:sdtPr>
        <w:id w:val="901152042"/>
        <w:tag w:val="goog_rdk_274"/>
      </w:sdtPr>
      <w:sdtContent>
        <w:p w:rsidR="00000000" w:rsidDel="00000000" w:rsidP="00000000" w:rsidRDefault="00000000" w:rsidRPr="00000000" w14:paraId="000000F9">
          <w:pPr>
            <w:spacing w:after="60" w:before="120" w:lineRule="auto"/>
            <w:rPr>
              <w:del w:author="Dorothy Jane Bridges Kronick" w:id="41" w:date="2026-04-28T16:44:26Z"/>
            </w:rPr>
          </w:pPr>
          <w:sdt>
            <w:sdtPr>
              <w:id w:val="1297394417"/>
              <w:tag w:val="goog_rdk_273"/>
            </w:sdtPr>
            <w:sdtContent>
              <w:del w:author="Dorothy Jane Bridges Kronick" w:id="41" w:date="2026-04-28T16:44:26Z">
                <w:r w:rsidDel="00000000" w:rsidR="00000000" w:rsidRPr="00000000">
                  <w:rPr>
                    <w:b w:val="1"/>
                    <w:bCs w:val="1"/>
                    <w:rtl w:val="0"/>
                  </w:rPr>
                  <w:delText xml:space="preserve">25. Para combatir el crimen, ¿cree que las autoridades deben respetar siempre la ley, o que a veces deben actuar fuera de la ley?</w:delText>
                </w:r>
                <w:r w:rsidDel="00000000" w:rsidR="00000000" w:rsidRPr="00000000">
                  <w:rPr>
                    <w:rtl w:val="0"/>
                  </w:rPr>
                </w:r>
              </w:del>
            </w:sdtContent>
          </w:sdt>
        </w:p>
      </w:sdtContent>
    </w:sdt>
    <w:sdt>
      <w:sdtPr>
        <w:id w:val="1331374060"/>
        <w:tag w:val="goog_rdk_276"/>
      </w:sdtPr>
      <w:sdtContent>
        <w:p w:rsidR="00000000" w:rsidDel="00000000" w:rsidP="00000000" w:rsidRDefault="00000000" w:rsidRPr="00000000" w14:paraId="000000FA">
          <w:pPr>
            <w:spacing w:after="40" w:before="40" w:lineRule="auto"/>
            <w:ind w:left="720" w:firstLine="0"/>
            <w:rPr>
              <w:del w:author="Dorothy Jane Bridges Kronick" w:id="41" w:date="2026-04-28T16:44:26Z"/>
            </w:rPr>
          </w:pPr>
          <w:sdt>
            <w:sdtPr>
              <w:id w:val="-1051127796"/>
              <w:tag w:val="goog_rdk_275"/>
            </w:sdtPr>
            <w:sdtContent>
              <w:del w:author="Dorothy Jane Bridges Kronick" w:id="41" w:date="2026-04-28T16:44:26Z">
                <w:r w:rsidDel="00000000" w:rsidR="00000000" w:rsidRPr="00000000">
                  <w:rPr>
                    <w:b w:val="1"/>
                    <w:bCs w:val="1"/>
                    <w:rtl w:val="0"/>
                  </w:rPr>
                  <w:delText xml:space="preserve">(1)  Deben respetar siempre la ley</w:delText>
                </w:r>
                <w:r w:rsidDel="00000000" w:rsidR="00000000" w:rsidRPr="00000000">
                  <w:rPr>
                    <w:rtl w:val="0"/>
                  </w:rPr>
                </w:r>
              </w:del>
            </w:sdtContent>
          </w:sdt>
        </w:p>
      </w:sdtContent>
    </w:sdt>
    <w:sdt>
      <w:sdtPr>
        <w:id w:val="-108618537"/>
        <w:tag w:val="goog_rdk_278"/>
      </w:sdtPr>
      <w:sdtContent>
        <w:p w:rsidR="00000000" w:rsidDel="00000000" w:rsidP="00000000" w:rsidRDefault="00000000" w:rsidRPr="00000000" w14:paraId="000000FB">
          <w:pPr>
            <w:spacing w:after="40" w:before="40" w:lineRule="auto"/>
            <w:ind w:left="720" w:firstLine="0"/>
            <w:rPr>
              <w:del w:author="Dorothy Jane Bridges Kronick" w:id="41" w:date="2026-04-28T16:44:26Z"/>
            </w:rPr>
          </w:pPr>
          <w:sdt>
            <w:sdtPr>
              <w:id w:val="-2124740214"/>
              <w:tag w:val="goog_rdk_277"/>
            </w:sdtPr>
            <w:sdtContent>
              <w:del w:author="Dorothy Jane Bridges Kronick" w:id="41" w:date="2026-04-28T16:44:26Z">
                <w:r w:rsidDel="00000000" w:rsidR="00000000" w:rsidRPr="00000000">
                  <w:rPr>
                    <w:b w:val="1"/>
                    <w:bCs w:val="1"/>
                    <w:rtl w:val="0"/>
                  </w:rPr>
                  <w:delText xml:space="preserve">(2)  Pueden actuar a veces fuera de la ley</w:delText>
                </w:r>
                <w:r w:rsidDel="00000000" w:rsidR="00000000" w:rsidRPr="00000000">
                  <w:rPr>
                    <w:rtl w:val="0"/>
                  </w:rPr>
                </w:r>
              </w:del>
            </w:sdtContent>
          </w:sdt>
        </w:p>
      </w:sdtContent>
    </w:sdt>
    <w:sdt>
      <w:sdtPr>
        <w:id w:val="-156261768"/>
        <w:tag w:val="goog_rdk_280"/>
      </w:sdtPr>
      <w:sdtContent>
        <w:p w:rsidR="00000000" w:rsidDel="00000000" w:rsidP="00000000" w:rsidRDefault="00000000" w:rsidRPr="00000000" w14:paraId="000000FC">
          <w:pPr>
            <w:spacing w:after="40" w:before="40" w:lineRule="auto"/>
            <w:ind w:left="720" w:firstLine="0"/>
            <w:rPr>
              <w:del w:author="Dorothy Jane Bridges Kronick" w:id="41" w:date="2026-04-28T16:44:26Z"/>
            </w:rPr>
          </w:pPr>
          <w:sdt>
            <w:sdtPr>
              <w:id w:val="276760898"/>
              <w:tag w:val="goog_rdk_279"/>
            </w:sdtPr>
            <w:sdtContent>
              <w:del w:author="Dorothy Jane Bridges Kronick" w:id="41" w:date="2026-04-28T16:44:26Z">
                <w:r w:rsidDel="00000000" w:rsidR="00000000" w:rsidRPr="00000000">
                  <w:rPr>
                    <w:b w:val="1"/>
                    <w:bCs w:val="1"/>
                    <w:rtl w:val="0"/>
                  </w:rPr>
                  <w:delText xml:space="preserve">(888888)  No sabe  [NO LEER]</w:delText>
                </w:r>
                <w:r w:rsidDel="00000000" w:rsidR="00000000" w:rsidRPr="00000000">
                  <w:rPr>
                    <w:rtl w:val="0"/>
                  </w:rPr>
                </w:r>
              </w:del>
            </w:sdtContent>
          </w:sdt>
        </w:p>
      </w:sdtContent>
    </w:sdt>
    <w:sdt>
      <w:sdtPr>
        <w:id w:val="1138220956"/>
        <w:tag w:val="goog_rdk_282"/>
      </w:sdtPr>
      <w:sdtContent>
        <w:p w:rsidR="00000000" w:rsidDel="00000000" w:rsidP="00000000" w:rsidRDefault="00000000" w:rsidRPr="00000000" w14:paraId="000000FD">
          <w:pPr>
            <w:spacing w:after="40" w:before="40" w:lineRule="auto"/>
            <w:ind w:left="720" w:firstLine="0"/>
            <w:rPr/>
            <w:pPrChange w:author="Dorothy Jane Bridges Kronick" w:id="0" w:date="2026-04-28T16:33:28Z">
              <w:pPr>
                <w:spacing w:after="40" w:before="60" w:lineRule="auto"/>
                <w:ind w:left="480" w:firstLine="0"/>
              </w:pPr>
            </w:pPrChange>
          </w:pPr>
          <w:sdt>
            <w:sdtPr>
              <w:id w:val="-213842144"/>
              <w:tag w:val="goog_rdk_281"/>
            </w:sdtPr>
            <w:sdtContent>
              <w:del w:author="Dorothy Jane Bridges Kronick" w:id="41" w:date="2026-04-28T16:44:26Z">
                <w:r w:rsidDel="00000000" w:rsidR="00000000" w:rsidRPr="00000000">
                  <w:rPr>
                    <w:b w:val="1"/>
                    <w:bCs w:val="1"/>
                    <w:rtl w:val="0"/>
                  </w:rPr>
                  <w:delText xml:space="preserve">(988888)  No responde  [NO LEER</w:delText>
                </w:r>
                <w:r w:rsidDel="00000000" w:rsidR="00000000" w:rsidRPr="00000000">
                  <w:rPr>
                    <w:b w:val="1"/>
                    <w:bCs w:val="1"/>
                    <w:rtl w:val="0"/>
                  </w:rPr>
                  <w:delText xml:space="preserve">]</w:delText>
                </w:r>
              </w:del>
            </w:sdtContent>
          </w:sdt>
          <w:r w:rsidDel="00000000" w:rsidR="00000000" w:rsidRPr="00000000">
            <w:rPr>
              <w:rtl w:val="0"/>
            </w:rPr>
          </w:r>
        </w:p>
      </w:sdtContent>
    </w:sdt>
    <w:p w:rsidR="00000000" w:rsidDel="00000000" w:rsidP="00000000" w:rsidRDefault="00000000" w:rsidRPr="00000000" w14:paraId="000000FE">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FF">
      <w:pPr>
        <w:spacing w:after="60" w:before="120" w:lineRule="auto"/>
        <w:rPr/>
      </w:pPr>
      <w:r w:rsidDel="00000000" w:rsidR="00000000" w:rsidRPr="00000000">
        <w:rPr>
          <w:b w:val="1"/>
          <w:bCs w:val="1"/>
          <w:rtl w:val="0"/>
        </w:rPr>
        <w:t xml:space="preserve">14. </w:t>
      </w:r>
      <w:r w:rsidDel="00000000" w:rsidR="00000000" w:rsidRPr="00000000">
        <w:rPr>
          <w:b w:val="1"/>
          <w:bCs w:val="1"/>
          <w:rtl w:val="0"/>
        </w:rPr>
        <w:t xml:space="preserve">En los últimos dos años, ¿alguien le ha cobrado una “vacuna”? Es decir, ¿le han exigido dinero para “proteger” su negocio, vehículo u otra propiedad frente a posibles amenazas o daños?</w:t>
      </w:r>
      <w:r w:rsidDel="00000000" w:rsidR="00000000" w:rsidRPr="00000000">
        <w:rPr>
          <w:rtl w:val="0"/>
        </w:rPr>
      </w:r>
    </w:p>
    <w:p w:rsidR="00000000" w:rsidDel="00000000" w:rsidP="00000000" w:rsidRDefault="00000000" w:rsidRPr="00000000" w14:paraId="00000100">
      <w:pPr>
        <w:spacing w:after="40" w:before="40" w:lineRule="auto"/>
        <w:ind w:left="720" w:firstLine="0"/>
        <w:rPr/>
      </w:pPr>
      <w:r w:rsidDel="00000000" w:rsidR="00000000" w:rsidRPr="00000000">
        <w:rPr>
          <w:rFonts w:ascii="Arial" w:cs="Arial" w:eastAsia="Arial" w:hAnsi="Arial"/>
          <w:b w:val="1"/>
          <w:bCs w:val="1"/>
          <w:sz w:val="20"/>
          <w:szCs w:val="20"/>
          <w:rtl w:val="0"/>
        </w:rPr>
        <w:t xml:space="preserve">(1)  Sí</w:t>
      </w:r>
      <w:r w:rsidDel="00000000" w:rsidR="00000000" w:rsidRPr="00000000">
        <w:rPr>
          <w:rtl w:val="0"/>
        </w:rPr>
      </w:r>
    </w:p>
    <w:p w:rsidR="00000000" w:rsidDel="00000000" w:rsidP="00000000" w:rsidRDefault="00000000" w:rsidRPr="00000000" w14:paraId="00000101">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102">
      <w:pPr>
        <w:spacing w:after="40" w:before="40" w:lineRule="auto"/>
        <w:ind w:left="720" w:firstLine="0"/>
        <w:rPr/>
      </w:pPr>
      <w:r w:rsidDel="00000000" w:rsidR="00000000" w:rsidRPr="00000000">
        <w:rPr>
          <w:rFonts w:ascii="Arial" w:cs="Arial" w:eastAsia="Arial" w:hAnsi="Arial"/>
          <w:b w:val="1"/>
          <w:bCs w:val="1"/>
          <w:sz w:val="20"/>
          <w:szCs w:val="20"/>
          <w:rtl w:val="0"/>
        </w:rPr>
        <w:t xml:space="preserve">(3)  No estoy seguro/a</w:t>
      </w:r>
      <w:r w:rsidDel="00000000" w:rsidR="00000000" w:rsidRPr="00000000">
        <w:rPr>
          <w:rtl w:val="0"/>
        </w:rPr>
      </w:r>
    </w:p>
    <w:p w:rsidR="00000000" w:rsidDel="00000000" w:rsidP="00000000" w:rsidRDefault="00000000" w:rsidRPr="00000000" w14:paraId="00000103">
      <w:pPr>
        <w:spacing w:after="40" w:before="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(988888)  No responde  [NO LEER]</w:t>
      </w:r>
    </w:p>
    <w:p w:rsidR="00000000" w:rsidDel="00000000" w:rsidP="00000000" w:rsidRDefault="00000000" w:rsidRPr="00000000" w14:paraId="00000104">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105">
      <w:pPr>
        <w:spacing w:after="60" w:before="120" w:lineRule="auto"/>
        <w:rPr>
          <w:b w:val="1"/>
          <w:bCs w:val="1"/>
        </w:rPr>
      </w:pPr>
      <w:r w:rsidDel="00000000" w:rsidR="00000000" w:rsidRPr="00000000">
        <w:rPr>
          <w:b w:val="1"/>
          <w:bCs w:val="1"/>
          <w:rtl w:val="0"/>
        </w:rPr>
        <w:t xml:space="preserve">15. [Solo para quienes responden sí] </w:t>
      </w:r>
      <w:r w:rsidDel="00000000" w:rsidR="00000000" w:rsidRPr="00000000">
        <w:rPr>
          <w:b w:val="1"/>
          <w:bCs w:val="1"/>
          <w:rtl w:val="0"/>
        </w:rPr>
        <w:t xml:space="preserve">¿Quién lo hizo? Puede ser un funcionario de una fuerza de seguridad del Estado o algún grupo armado no estatal, por ejemplo.</w:t>
      </w:r>
    </w:p>
    <w:p w:rsidR="00000000" w:rsidDel="00000000" w:rsidP="00000000" w:rsidRDefault="00000000" w:rsidRPr="00000000" w14:paraId="00000106">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107">
      <w:pPr>
        <w:spacing w:after="40" w:before="40" w:lineRule="auto"/>
        <w:ind w:left="0" w:firstLine="0"/>
        <w:rPr>
          <w:b w:val="1"/>
          <w:bCs w:val="1"/>
        </w:rPr>
      </w:pPr>
      <w:r w:rsidDel="00000000" w:rsidR="00000000" w:rsidRPr="00000000">
        <w:rPr>
          <w:b w:val="1"/>
          <w:bCs w:val="1"/>
          <w:rtl w:val="0"/>
        </w:rPr>
        <w:t xml:space="preserve">15. En los últimos dos años, ¿algún funcionario público —por ejemplo un policía— le ha pedido dinero para evitar una multa, una sanción o algún problema, aunque ese pago no fuera oficial? </w:t>
      </w:r>
    </w:p>
    <w:p w:rsidR="00000000" w:rsidDel="00000000" w:rsidP="00000000" w:rsidRDefault="00000000" w:rsidRPr="00000000" w14:paraId="00000108">
      <w:pPr>
        <w:spacing w:after="40" w:before="40" w:lineRule="auto"/>
        <w:ind w:left="720" w:firstLine="0"/>
        <w:rPr/>
      </w:pPr>
      <w:r w:rsidDel="00000000" w:rsidR="00000000" w:rsidRPr="00000000">
        <w:rPr>
          <w:b w:val="1"/>
          <w:bCs w:val="1"/>
          <w:rtl w:val="0"/>
        </w:rPr>
        <w:t xml:space="preserve">(1)  Sí</w:t>
      </w:r>
      <w:r w:rsidDel="00000000" w:rsidR="00000000" w:rsidRPr="00000000">
        <w:rPr>
          <w:rtl w:val="0"/>
        </w:rPr>
      </w:r>
    </w:p>
    <w:p w:rsidR="00000000" w:rsidDel="00000000" w:rsidP="00000000" w:rsidRDefault="00000000" w:rsidRPr="00000000" w14:paraId="00000109">
      <w:pPr>
        <w:spacing w:after="40" w:before="40" w:lineRule="auto"/>
        <w:ind w:left="720" w:firstLine="0"/>
        <w:rPr/>
      </w:pPr>
      <w:r w:rsidDel="00000000" w:rsidR="00000000" w:rsidRPr="00000000">
        <w:rPr>
          <w:b w:val="1"/>
          <w:bCs w:val="1"/>
          <w:rtl w:val="0"/>
        </w:rPr>
        <w:t xml:space="preserve">(2)  </w:t>
      </w:r>
      <w:r w:rsidDel="00000000" w:rsidR="00000000" w:rsidRPr="00000000">
        <w:rPr>
          <w:rtl w:val="0"/>
        </w:rPr>
        <w:t xml:space="preserve">No</w:t>
      </w:r>
    </w:p>
    <w:p w:rsidR="00000000" w:rsidDel="00000000" w:rsidP="00000000" w:rsidRDefault="00000000" w:rsidRPr="00000000" w14:paraId="0000010A">
      <w:pPr>
        <w:spacing w:after="40" w:before="40" w:lineRule="auto"/>
        <w:ind w:left="720" w:firstLine="0"/>
        <w:rPr/>
      </w:pPr>
      <w:r w:rsidDel="00000000" w:rsidR="00000000" w:rsidRPr="00000000">
        <w:rPr>
          <w:b w:val="1"/>
          <w:bCs w:val="1"/>
          <w:rtl w:val="0"/>
        </w:rPr>
        <w:t xml:space="preserve">(3)  No estoy seguro/a</w:t>
      </w:r>
      <w:r w:rsidDel="00000000" w:rsidR="00000000" w:rsidRPr="00000000">
        <w:rPr>
          <w:rtl w:val="0"/>
        </w:rPr>
      </w:r>
    </w:p>
    <w:sdt>
      <w:sdtPr>
        <w:id w:val="1933118632"/>
        <w:tag w:val="goog_rdk_283"/>
      </w:sdtPr>
      <w:sdtContent>
        <w:p w:rsidR="00000000" w:rsidDel="00000000" w:rsidP="00000000" w:rsidRDefault="00000000" w:rsidRPr="00000000" w14:paraId="0000010B">
          <w:pPr>
            <w:spacing w:after="40" w:before="40" w:lineRule="auto"/>
            <w:ind w:left="720" w:firstLine="0"/>
            <w:rPr>
              <w:b w:val="1"/>
              <w:bCs w:val="1"/>
            </w:rPr>
            <w:pPrChange w:author="Dorothy Jane Bridges Kronick" w:id="0" w:date="2026-03-08T18:04:52Z">
              <w:pPr>
                <w:spacing w:after="40" w:before="40" w:lineRule="auto"/>
                <w:ind w:left="720" w:firstLine="0"/>
              </w:pPr>
            </w:pPrChange>
          </w:pPr>
          <w:r w:rsidDel="00000000" w:rsidR="00000000" w:rsidRPr="00000000">
            <w:rPr>
              <w:b w:val="1"/>
              <w:bCs w:val="1"/>
              <w:rtl w:val="0"/>
            </w:rPr>
            <w:t xml:space="preserve">(988888)  No responde  [NO LEER]</w:t>
          </w:r>
        </w:p>
      </w:sdtContent>
    </w:sdt>
    <w:p w:rsidR="00000000" w:rsidDel="00000000" w:rsidP="00000000" w:rsidRDefault="00000000" w:rsidRPr="00000000" w14:paraId="0000010C">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0D">
      <w:pPr>
        <w:spacing w:after="60" w:before="120" w:lineRule="auto"/>
        <w:rPr/>
      </w:pPr>
      <w:r w:rsidDel="00000000" w:rsidR="00000000" w:rsidRPr="00000000">
        <w:rPr>
          <w:rFonts w:ascii="Arial" w:cs="Arial" w:eastAsia="Arial" w:hAnsi="Arial"/>
          <w:b w:val="1"/>
          <w:bCs w:val="1"/>
          <w:sz w:val="20"/>
          <w:szCs w:val="20"/>
          <w:rtl w:val="0"/>
        </w:rPr>
        <w:t xml:space="preserve">15. [Solo para quienes responden sí] </w:t>
      </w:r>
      <w:r w:rsidDel="00000000" w:rsidR="00000000" w:rsidRPr="00000000">
        <w:rPr>
          <w:b w:val="1"/>
          <w:bCs w:val="1"/>
          <w:rtl w:val="0"/>
        </w:rPr>
        <w:t xml:space="preserve">El funcionario involucrado, ¿pertenece a cuál institución estatal?</w:t>
      </w:r>
      <w:r w:rsidDel="00000000" w:rsidR="00000000" w:rsidRPr="00000000">
        <w:rPr>
          <w:rtl w:val="0"/>
        </w:rPr>
      </w:r>
    </w:p>
    <w:p w:rsidR="00000000" w:rsidDel="00000000" w:rsidP="00000000" w:rsidRDefault="00000000" w:rsidRPr="00000000" w14:paraId="0000010E">
      <w:pPr>
        <w:spacing w:after="80" w:before="40" w:lineRule="auto"/>
        <w:ind w:left="720" w:firstLine="0"/>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[Preguntar solo si el encuestado/a respondió 'Sí' a la P14.]</w:t>
      </w:r>
    </w:p>
    <w:p w:rsidR="00000000" w:rsidDel="00000000" w:rsidP="00000000" w:rsidRDefault="00000000" w:rsidRPr="00000000" w14:paraId="0000010F">
      <w:pPr>
        <w:jc w:val="both"/>
        <w:rPr>
          <w:i w:val="1"/>
          <w:iCs w:val="1"/>
          <w:color w:val="555555"/>
          <w:sz w:val="18"/>
          <w:szCs w:val="18"/>
        </w:rPr>
      </w:pPr>
      <w:r w:rsidDel="00000000" w:rsidR="00000000" w:rsidRPr="00000000">
        <w:rPr>
          <w:rtl w:val="0"/>
        </w:rPr>
      </w:r>
    </w:p>
    <w:p w:rsidR="00000000" w:rsidDel="00000000" w:rsidP="00000000" w:rsidRDefault="00000000" w:rsidRPr="00000000" w14:paraId="00000110">
      <w:pPr>
        <w:spacing w:after="60" w:before="120" w:lineRule="auto"/>
        <w:rPr/>
      </w:pPr>
      <w:r w:rsidDel="00000000" w:rsidR="00000000" w:rsidRPr="00000000">
        <w:rPr>
          <w:b w:val="1"/>
          <w:bCs w:val="1"/>
          <w:rtl w:val="0"/>
        </w:rPr>
        <w:t xml:space="preserve">16. Existe un dicho</w:t>
      </w:r>
      <w:r w:rsidDel="00000000" w:rsidR="00000000" w:rsidRPr="00000000">
        <w:rPr>
          <w:b w:val="1"/>
          <w:bCs w:val="1"/>
          <w:rtl w:val="0"/>
        </w:rPr>
        <w:t xml:space="preserve"> </w:t>
      </w:r>
      <w:r w:rsidDel="00000000" w:rsidR="00000000" w:rsidRPr="00000000">
        <w:rPr>
          <w:b w:val="1"/>
          <w:bCs w:val="1"/>
          <w:rtl w:val="0"/>
        </w:rPr>
        <w:t xml:space="preserve">sobre la policía en Venezuela: «Un ser sin estudio es un policía». ¿Qué tan de acuerdo o en desacuerdo está con esto?</w:t>
      </w:r>
      <w:r w:rsidDel="00000000" w:rsidR="00000000" w:rsidRPr="00000000">
        <w:rPr>
          <w:rtl w:val="0"/>
        </w:rPr>
      </w:r>
    </w:p>
    <w:p w:rsidR="00000000" w:rsidDel="00000000" w:rsidP="00000000" w:rsidRDefault="00000000" w:rsidRPr="00000000" w14:paraId="00000111">
      <w:pPr>
        <w:spacing w:after="40" w:before="40" w:lineRule="auto"/>
        <w:ind w:left="720" w:firstLine="0"/>
        <w:rPr/>
      </w:pPr>
      <w:r w:rsidDel="00000000" w:rsidR="00000000" w:rsidRPr="00000000">
        <w:rPr>
          <w:b w:val="1"/>
          <w:bCs w:val="1"/>
          <w:rtl w:val="0"/>
        </w:rPr>
        <w:t xml:space="preserve">(1)  Muy de acuerdo</w:t>
      </w:r>
      <w:r w:rsidDel="00000000" w:rsidR="00000000" w:rsidRPr="00000000">
        <w:rPr>
          <w:rtl w:val="0"/>
        </w:rPr>
      </w:r>
    </w:p>
    <w:p w:rsidR="00000000" w:rsidDel="00000000" w:rsidP="00000000" w:rsidRDefault="00000000" w:rsidRPr="00000000" w14:paraId="00000112">
      <w:pPr>
        <w:spacing w:after="40" w:before="40" w:lineRule="auto"/>
        <w:ind w:left="720" w:firstLine="0"/>
        <w:rPr/>
      </w:pPr>
      <w:r w:rsidDel="00000000" w:rsidR="00000000" w:rsidRPr="00000000">
        <w:rPr>
          <w:b w:val="1"/>
          <w:bCs w:val="1"/>
          <w:rtl w:val="0"/>
        </w:rPr>
        <w:t xml:space="preserve">(2)  De acuerdo</w:t>
      </w:r>
      <w:r w:rsidDel="00000000" w:rsidR="00000000" w:rsidRPr="00000000">
        <w:rPr>
          <w:rtl w:val="0"/>
        </w:rPr>
      </w:r>
    </w:p>
    <w:p w:rsidR="00000000" w:rsidDel="00000000" w:rsidP="00000000" w:rsidRDefault="00000000" w:rsidRPr="00000000" w14:paraId="00000113">
      <w:pPr>
        <w:spacing w:after="40" w:before="40" w:lineRule="auto"/>
        <w:ind w:left="720" w:firstLine="0"/>
        <w:rPr/>
      </w:pPr>
      <w:r w:rsidDel="00000000" w:rsidR="00000000" w:rsidRPr="00000000">
        <w:rPr>
          <w:b w:val="1"/>
          <w:bCs w:val="1"/>
          <w:rtl w:val="0"/>
        </w:rPr>
        <w:t xml:space="preserve">(3)  Ni de acuerdo ni en desacuerdo</w:t>
      </w:r>
      <w:r w:rsidDel="00000000" w:rsidR="00000000" w:rsidRPr="00000000">
        <w:rPr>
          <w:rtl w:val="0"/>
        </w:rPr>
      </w:r>
    </w:p>
    <w:p w:rsidR="00000000" w:rsidDel="00000000" w:rsidP="00000000" w:rsidRDefault="00000000" w:rsidRPr="00000000" w14:paraId="00000114">
      <w:pPr>
        <w:spacing w:after="40" w:before="40" w:lineRule="auto"/>
        <w:ind w:left="720" w:firstLine="0"/>
        <w:rPr/>
      </w:pPr>
      <w:r w:rsidDel="00000000" w:rsidR="00000000" w:rsidRPr="00000000">
        <w:rPr>
          <w:b w:val="1"/>
          <w:bCs w:val="1"/>
          <w:rtl w:val="0"/>
        </w:rPr>
        <w:t xml:space="preserve">(4)  En desacuerdo</w:t>
      </w:r>
      <w:r w:rsidDel="00000000" w:rsidR="00000000" w:rsidRPr="00000000">
        <w:rPr>
          <w:rtl w:val="0"/>
        </w:rPr>
      </w:r>
    </w:p>
    <w:p w:rsidR="00000000" w:rsidDel="00000000" w:rsidP="00000000" w:rsidRDefault="00000000" w:rsidRPr="00000000" w14:paraId="00000115">
      <w:pPr>
        <w:spacing w:after="40" w:before="40" w:lineRule="auto"/>
        <w:ind w:left="720" w:firstLine="0"/>
        <w:rPr/>
      </w:pPr>
      <w:r w:rsidDel="00000000" w:rsidR="00000000" w:rsidRPr="00000000">
        <w:rPr>
          <w:b w:val="1"/>
          <w:bCs w:val="1"/>
          <w:rtl w:val="0"/>
        </w:rPr>
        <w:t xml:space="preserve">(5)  Muy en desacuerdo</w:t>
      </w:r>
      <w:r w:rsidDel="00000000" w:rsidR="00000000" w:rsidRPr="00000000">
        <w:rPr>
          <w:rtl w:val="0"/>
        </w:rPr>
      </w:r>
    </w:p>
    <w:p w:rsidR="00000000" w:rsidDel="00000000" w:rsidP="00000000" w:rsidRDefault="00000000" w:rsidRPr="00000000" w14:paraId="00000116">
      <w:pPr>
        <w:spacing w:after="40" w:before="40" w:lineRule="auto"/>
        <w:ind w:left="720" w:firstLine="0"/>
        <w:rPr/>
      </w:pPr>
      <w:r w:rsidDel="00000000" w:rsidR="00000000" w:rsidRPr="00000000">
        <w:rPr>
          <w:b w:val="1"/>
          <w:bCs w:val="1"/>
          <w:rtl w:val="0"/>
        </w:rPr>
        <w:t xml:space="preserve">(888888)  No sabe  [NO LEER]</w:t>
      </w:r>
      <w:r w:rsidDel="00000000" w:rsidR="00000000" w:rsidRPr="00000000">
        <w:rPr>
          <w:rtl w:val="0"/>
        </w:rPr>
      </w:r>
    </w:p>
    <w:p w:rsidR="00000000" w:rsidDel="00000000" w:rsidP="00000000" w:rsidRDefault="00000000" w:rsidRPr="00000000" w14:paraId="00000117">
      <w:pPr>
        <w:spacing w:after="40" w:before="40" w:lineRule="auto"/>
        <w:ind w:left="720" w:firstLine="0"/>
        <w:rPr/>
      </w:pPr>
      <w:r w:rsidDel="00000000" w:rsidR="00000000" w:rsidRPr="00000000">
        <w:rPr>
          <w:b w:val="1"/>
          <w:bCs w:val="1"/>
          <w:rtl w:val="0"/>
        </w:rPr>
        <w:t xml:space="preserve">(988888)  No responde  [NO LEER]</w:t>
      </w:r>
      <w:r w:rsidDel="00000000" w:rsidR="00000000" w:rsidRPr="00000000">
        <w:rPr>
          <w:rtl w:val="0"/>
        </w:rPr>
      </w:r>
    </w:p>
    <w:p w:rsidR="00000000" w:rsidDel="00000000" w:rsidP="00000000" w:rsidRDefault="00000000" w:rsidRPr="00000000" w14:paraId="00000118">
      <w:pPr>
        <w:pBdr>
          <w:bottom w:color="999999" w:space="1" w:sz="6" w:val="single"/>
        </w:pBdr>
        <w:spacing w:before="80" w:lineRule="auto"/>
        <w:rPr/>
      </w:pPr>
      <w:r w:rsidDel="00000000" w:rsidR="00000000" w:rsidRPr="00000000">
        <w:rPr>
          <w:rtl w:val="0"/>
        </w:rPr>
      </w:r>
    </w:p>
    <w:p w:rsidR="00000000" w:rsidDel="00000000" w:rsidP="00000000" w:rsidRDefault="00000000" w:rsidRPr="00000000" w14:paraId="00000119">
      <w:pPr>
        <w:spacing w:after="60" w:before="120" w:lineRule="auto"/>
        <w:rPr/>
      </w:pPr>
      <w:r w:rsidDel="00000000" w:rsidR="00000000" w:rsidRPr="00000000">
        <w:rPr>
          <w:b w:val="1"/>
          <w:bCs w:val="1"/>
          <w:rtl w:val="0"/>
        </w:rPr>
        <w:t xml:space="preserve">17. ¿Qué tan de acuerdo o en desacuerdo está con la siguiente afirmación: La mayoría de las personas que se incorporan a la policía lo hacen porque quieren servir y proteger a los ciudadanos.</w:t>
      </w:r>
      <w:r w:rsidDel="00000000" w:rsidR="00000000" w:rsidRPr="00000000">
        <w:rPr>
          <w:rtl w:val="0"/>
        </w:rPr>
      </w:r>
    </w:p>
    <w:p w:rsidR="00000000" w:rsidDel="00000000" w:rsidP="00000000" w:rsidRDefault="00000000" w:rsidRPr="00000000" w14:paraId="0000011A">
      <w:pPr>
        <w:spacing w:after="40" w:before="40" w:lineRule="auto"/>
        <w:ind w:left="720" w:firstLine="0"/>
        <w:rPr/>
      </w:pPr>
      <w:r w:rsidDel="00000000" w:rsidR="00000000" w:rsidRPr="00000000">
        <w:rPr>
          <w:b w:val="1"/>
          <w:bCs w:val="1"/>
          <w:rtl w:val="0"/>
        </w:rPr>
        <w:t xml:space="preserve">(1)  Muy de acuerdo</w:t>
      </w:r>
      <w:r w:rsidDel="00000000" w:rsidR="00000000" w:rsidRPr="00000000">
        <w:rPr>
          <w:rtl w:val="0"/>
        </w:rPr>
      </w:r>
    </w:p>
    <w:p w:rsidR="00000000" w:rsidDel="00000000" w:rsidP="00000000" w:rsidRDefault="00000000" w:rsidRPr="00000000" w14:paraId="0000011B">
      <w:pPr>
        <w:spacing w:after="40" w:before="40" w:lineRule="auto"/>
        <w:ind w:left="720" w:firstLine="0"/>
        <w:rPr/>
      </w:pPr>
      <w:r w:rsidDel="00000000" w:rsidR="00000000" w:rsidRPr="00000000">
        <w:rPr>
          <w:b w:val="1"/>
          <w:bCs w:val="1"/>
          <w:rtl w:val="0"/>
        </w:rPr>
        <w:t xml:space="preserve">(2)  De acuerdo</w:t>
      </w:r>
      <w:r w:rsidDel="00000000" w:rsidR="00000000" w:rsidRPr="00000000">
        <w:rPr>
          <w:rtl w:val="0"/>
        </w:rPr>
      </w:r>
    </w:p>
    <w:p w:rsidR="00000000" w:rsidDel="00000000" w:rsidP="00000000" w:rsidRDefault="00000000" w:rsidRPr="00000000" w14:paraId="0000011C">
      <w:pPr>
        <w:spacing w:after="40" w:before="40" w:lineRule="auto"/>
        <w:ind w:left="720" w:firstLine="0"/>
        <w:rPr/>
      </w:pPr>
      <w:r w:rsidDel="00000000" w:rsidR="00000000" w:rsidRPr="00000000">
        <w:rPr>
          <w:b w:val="1"/>
          <w:bCs w:val="1"/>
          <w:rtl w:val="0"/>
        </w:rPr>
        <w:t xml:space="preserve">(3)  Ni de acuerdo ni en desacuerdo</w:t>
      </w:r>
      <w:r w:rsidDel="00000000" w:rsidR="00000000" w:rsidRPr="00000000">
        <w:rPr>
          <w:rtl w:val="0"/>
        </w:rPr>
      </w:r>
    </w:p>
    <w:p w:rsidR="00000000" w:rsidDel="00000000" w:rsidP="00000000" w:rsidRDefault="00000000" w:rsidRPr="00000000" w14:paraId="0000011D">
      <w:pPr>
        <w:spacing w:after="40" w:before="40" w:lineRule="auto"/>
        <w:ind w:left="720" w:firstLine="0"/>
        <w:rPr/>
      </w:pPr>
      <w:r w:rsidDel="00000000" w:rsidR="00000000" w:rsidRPr="00000000">
        <w:rPr>
          <w:b w:val="1"/>
          <w:bCs w:val="1"/>
          <w:rtl w:val="0"/>
        </w:rPr>
        <w:t xml:space="preserve">(4)  En desacuerdo</w:t>
      </w:r>
      <w:r w:rsidDel="00000000" w:rsidR="00000000" w:rsidRPr="00000000">
        <w:rPr>
          <w:rtl w:val="0"/>
        </w:rPr>
      </w:r>
    </w:p>
    <w:p w:rsidR="00000000" w:rsidDel="00000000" w:rsidP="00000000" w:rsidRDefault="00000000" w:rsidRPr="00000000" w14:paraId="0000011E">
      <w:pPr>
        <w:spacing w:after="40" w:before="40" w:lineRule="auto"/>
        <w:ind w:left="720" w:firstLine="0"/>
        <w:rPr/>
      </w:pPr>
      <w:r w:rsidDel="00000000" w:rsidR="00000000" w:rsidRPr="00000000">
        <w:rPr>
          <w:b w:val="1"/>
          <w:bCs w:val="1"/>
          <w:rtl w:val="0"/>
        </w:rPr>
        <w:t xml:space="preserve">(5)  Muy en desacuerdo</w:t>
      </w:r>
      <w:r w:rsidDel="00000000" w:rsidR="00000000" w:rsidRPr="00000000">
        <w:rPr>
          <w:rtl w:val="0"/>
        </w:rPr>
      </w:r>
    </w:p>
    <w:p w:rsidR="00000000" w:rsidDel="00000000" w:rsidP="00000000" w:rsidRDefault="00000000" w:rsidRPr="00000000" w14:paraId="0000011F">
      <w:pPr>
        <w:spacing w:after="40" w:before="40" w:lineRule="auto"/>
        <w:ind w:left="720" w:firstLine="0"/>
        <w:rPr/>
      </w:pPr>
      <w:r w:rsidDel="00000000" w:rsidR="00000000" w:rsidRPr="00000000">
        <w:rPr>
          <w:b w:val="1"/>
          <w:bCs w:val="1"/>
          <w:rtl w:val="0"/>
        </w:rPr>
        <w:t xml:space="preserve">(888888)  No sabe  [NO LEER]</w:t>
      </w:r>
      <w:r w:rsidDel="00000000" w:rsidR="00000000" w:rsidRPr="00000000">
        <w:rPr>
          <w:rtl w:val="0"/>
        </w:rPr>
      </w:r>
    </w:p>
    <w:p w:rsidR="00000000" w:rsidDel="00000000" w:rsidP="00000000" w:rsidRDefault="00000000" w:rsidRPr="00000000" w14:paraId="00000120">
      <w:pPr>
        <w:spacing w:after="40" w:before="40" w:lineRule="auto"/>
        <w:ind w:left="720" w:firstLine="0"/>
        <w:rPr/>
      </w:pPr>
      <w:r w:rsidDel="00000000" w:rsidR="00000000" w:rsidRPr="00000000">
        <w:rPr>
          <w:b w:val="1"/>
          <w:bCs w:val="1"/>
          <w:rtl w:val="0"/>
        </w:rPr>
        <w:t xml:space="preserve">(988888)  No responde  [NO LEER]</w:t>
      </w:r>
      <w:r w:rsidDel="00000000" w:rsidR="00000000" w:rsidRPr="00000000">
        <w:rPr>
          <w:rtl w:val="0"/>
        </w:rPr>
      </w:r>
    </w:p>
    <w:p w:rsidR="00000000" w:rsidDel="00000000" w:rsidP="00000000" w:rsidRDefault="00000000" w:rsidRPr="00000000" w14:paraId="00000121">
      <w:pPr>
        <w:pBdr>
          <w:bottom w:color="999999" w:space="1" w:sz="6" w:val="single"/>
        </w:pBdr>
        <w:spacing w:before="80" w:lineRule="auto"/>
        <w:rPr/>
      </w:pPr>
      <w:r w:rsidDel="00000000" w:rsidR="00000000" w:rsidRPr="00000000">
        <w:rPr>
          <w:rtl w:val="0"/>
        </w:rPr>
      </w:r>
    </w:p>
    <w:p w:rsidR="00000000" w:rsidDel="00000000" w:rsidP="00000000" w:rsidRDefault="00000000" w:rsidRPr="00000000" w14:paraId="00000122">
      <w:pPr>
        <w:spacing w:after="60" w:before="120" w:lineRule="auto"/>
        <w:rPr>
          <w:b w:val="1"/>
          <w:bCs w:val="1"/>
        </w:rPr>
      </w:pPr>
      <w:r w:rsidDel="00000000" w:rsidR="00000000" w:rsidRPr="00000000">
        <w:rPr>
          <w:b w:val="1"/>
          <w:bCs w:val="1"/>
          <w:rtl w:val="0"/>
        </w:rPr>
        <w:t xml:space="preserve">18. ¿Qué tan de acuerdo o en desacuerdo está con la siguiente afirmación: La mayoría de quienes entran a la policía lo hacen para aprovechar su posición y/o sacar dinero. </w:t>
      </w:r>
    </w:p>
    <w:p w:rsidR="00000000" w:rsidDel="00000000" w:rsidP="00000000" w:rsidRDefault="00000000" w:rsidRPr="00000000" w14:paraId="00000123">
      <w:pPr>
        <w:spacing w:after="60" w:before="120" w:lineRule="auto"/>
        <w:rPr/>
      </w:pPr>
      <w:r w:rsidDel="00000000" w:rsidR="00000000" w:rsidRPr="00000000">
        <w:rPr>
          <w:b w:val="1"/>
          <w:bCs w:val="1"/>
          <w:rtl w:val="0"/>
        </w:rPr>
        <w:t xml:space="preserve">             (1)  Muy de acuerdo</w:t>
      </w:r>
      <w:r w:rsidDel="00000000" w:rsidR="00000000" w:rsidRPr="00000000">
        <w:rPr>
          <w:rtl w:val="0"/>
        </w:rPr>
      </w:r>
    </w:p>
    <w:p w:rsidR="00000000" w:rsidDel="00000000" w:rsidP="00000000" w:rsidRDefault="00000000" w:rsidRPr="00000000" w14:paraId="00000124">
      <w:pPr>
        <w:spacing w:after="40" w:before="40" w:lineRule="auto"/>
        <w:ind w:left="720" w:firstLine="0"/>
        <w:rPr/>
      </w:pPr>
      <w:r w:rsidDel="00000000" w:rsidR="00000000" w:rsidRPr="00000000">
        <w:rPr>
          <w:b w:val="1"/>
          <w:bCs w:val="1"/>
          <w:rtl w:val="0"/>
        </w:rPr>
        <w:t xml:space="preserve">(2)  De acuerdo</w:t>
      </w:r>
      <w:r w:rsidDel="00000000" w:rsidR="00000000" w:rsidRPr="00000000">
        <w:rPr>
          <w:rtl w:val="0"/>
        </w:rPr>
      </w:r>
    </w:p>
    <w:p w:rsidR="00000000" w:rsidDel="00000000" w:rsidP="00000000" w:rsidRDefault="00000000" w:rsidRPr="00000000" w14:paraId="00000125">
      <w:pPr>
        <w:spacing w:after="40" w:before="40" w:lineRule="auto"/>
        <w:ind w:left="720" w:firstLine="0"/>
        <w:rPr/>
      </w:pPr>
      <w:r w:rsidDel="00000000" w:rsidR="00000000" w:rsidRPr="00000000">
        <w:rPr>
          <w:b w:val="1"/>
          <w:bCs w:val="1"/>
          <w:rtl w:val="0"/>
        </w:rPr>
        <w:t xml:space="preserve">(3)  Ni de acuerdo ni en desacuerdo</w:t>
      </w:r>
      <w:r w:rsidDel="00000000" w:rsidR="00000000" w:rsidRPr="00000000">
        <w:rPr>
          <w:rtl w:val="0"/>
        </w:rPr>
      </w:r>
    </w:p>
    <w:p w:rsidR="00000000" w:rsidDel="00000000" w:rsidP="00000000" w:rsidRDefault="00000000" w:rsidRPr="00000000" w14:paraId="00000126">
      <w:pPr>
        <w:spacing w:after="40" w:before="40" w:lineRule="auto"/>
        <w:ind w:left="720" w:firstLine="0"/>
        <w:rPr/>
      </w:pPr>
      <w:r w:rsidDel="00000000" w:rsidR="00000000" w:rsidRPr="00000000">
        <w:rPr>
          <w:b w:val="1"/>
          <w:bCs w:val="1"/>
          <w:rtl w:val="0"/>
        </w:rPr>
        <w:t xml:space="preserve">(4)  En desacuerdo</w:t>
      </w:r>
      <w:r w:rsidDel="00000000" w:rsidR="00000000" w:rsidRPr="00000000">
        <w:rPr>
          <w:rtl w:val="0"/>
        </w:rPr>
      </w:r>
    </w:p>
    <w:p w:rsidR="00000000" w:rsidDel="00000000" w:rsidP="00000000" w:rsidRDefault="00000000" w:rsidRPr="00000000" w14:paraId="00000127">
      <w:pPr>
        <w:spacing w:after="40" w:before="40" w:lineRule="auto"/>
        <w:ind w:left="720" w:firstLine="0"/>
        <w:rPr/>
      </w:pPr>
      <w:r w:rsidDel="00000000" w:rsidR="00000000" w:rsidRPr="00000000">
        <w:rPr>
          <w:b w:val="1"/>
          <w:bCs w:val="1"/>
          <w:rtl w:val="0"/>
        </w:rPr>
        <w:t xml:space="preserve">(5)  Muy en desacuerdo</w:t>
      </w:r>
      <w:r w:rsidDel="00000000" w:rsidR="00000000" w:rsidRPr="00000000">
        <w:rPr>
          <w:rtl w:val="0"/>
        </w:rPr>
      </w:r>
    </w:p>
    <w:p w:rsidR="00000000" w:rsidDel="00000000" w:rsidP="00000000" w:rsidRDefault="00000000" w:rsidRPr="00000000" w14:paraId="00000128">
      <w:pPr>
        <w:spacing w:after="40" w:before="40" w:lineRule="auto"/>
        <w:ind w:left="720" w:firstLine="0"/>
        <w:rPr/>
      </w:pPr>
      <w:r w:rsidDel="00000000" w:rsidR="00000000" w:rsidRPr="00000000">
        <w:rPr>
          <w:b w:val="1"/>
          <w:bCs w:val="1"/>
          <w:rtl w:val="0"/>
        </w:rPr>
        <w:t xml:space="preserve">(888888)  No sabe  [NO LEER]</w:t>
      </w:r>
      <w:r w:rsidDel="00000000" w:rsidR="00000000" w:rsidRPr="00000000">
        <w:rPr>
          <w:rtl w:val="0"/>
        </w:rPr>
      </w:r>
    </w:p>
    <w:p w:rsidR="00000000" w:rsidDel="00000000" w:rsidP="00000000" w:rsidRDefault="00000000" w:rsidRPr="00000000" w14:paraId="00000129">
      <w:pPr>
        <w:spacing w:after="40" w:before="40" w:lineRule="auto"/>
        <w:ind w:left="720" w:firstLine="0"/>
        <w:rPr>
          <w:b w:val="1"/>
          <w:bCs w:val="1"/>
        </w:rPr>
      </w:pPr>
      <w:r w:rsidDel="00000000" w:rsidR="00000000" w:rsidRPr="00000000">
        <w:rPr>
          <w:b w:val="1"/>
          <w:bCs w:val="1"/>
          <w:rtl w:val="0"/>
        </w:rPr>
        <w:t xml:space="preserve">(988888)  No responde  [NO LEER]</w:t>
      </w:r>
    </w:p>
    <w:p w:rsidR="00000000" w:rsidDel="00000000" w:rsidP="00000000" w:rsidRDefault="00000000" w:rsidRPr="00000000" w14:paraId="0000012A">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12B">
      <w:pPr>
        <w:spacing w:after="40" w:before="40" w:lineRule="auto"/>
        <w:rPr>
          <w:b w:val="1"/>
          <w:bCs w:val="1"/>
        </w:rPr>
      </w:pPr>
      <w:r w:rsidDel="00000000" w:rsidR="00000000" w:rsidRPr="00000000">
        <w:rPr>
          <w:b w:val="1"/>
          <w:bCs w:val="1"/>
          <w:rtl w:val="0"/>
        </w:rPr>
        <w:t xml:space="preserve">19. ¿Qué tan de acuerdo o en desacuerdo está con la siguiente afirmación: La mayoría de quienes entran a la policía lo hacen para tener poder sobre otras personas.</w:t>
      </w:r>
    </w:p>
    <w:p w:rsidR="00000000" w:rsidDel="00000000" w:rsidP="00000000" w:rsidRDefault="00000000" w:rsidRPr="00000000" w14:paraId="0000012C">
      <w:pPr>
        <w:spacing w:after="40" w:before="40" w:lineRule="auto"/>
        <w:ind w:left="720" w:firstLine="0"/>
        <w:rPr/>
      </w:pPr>
      <w:r w:rsidDel="00000000" w:rsidR="00000000" w:rsidRPr="00000000">
        <w:rPr>
          <w:b w:val="1"/>
          <w:bCs w:val="1"/>
          <w:rtl w:val="0"/>
        </w:rPr>
        <w:t xml:space="preserve">(1)  Muy de acuerdo</w:t>
      </w:r>
      <w:r w:rsidDel="00000000" w:rsidR="00000000" w:rsidRPr="00000000">
        <w:rPr>
          <w:rtl w:val="0"/>
        </w:rPr>
      </w:r>
    </w:p>
    <w:p w:rsidR="00000000" w:rsidDel="00000000" w:rsidP="00000000" w:rsidRDefault="00000000" w:rsidRPr="00000000" w14:paraId="0000012D">
      <w:pPr>
        <w:spacing w:after="40" w:before="40" w:lineRule="auto"/>
        <w:ind w:left="720" w:firstLine="0"/>
        <w:rPr/>
      </w:pPr>
      <w:r w:rsidDel="00000000" w:rsidR="00000000" w:rsidRPr="00000000">
        <w:rPr>
          <w:b w:val="1"/>
          <w:bCs w:val="1"/>
          <w:rtl w:val="0"/>
        </w:rPr>
        <w:t xml:space="preserve">(2)  De acuerdo</w:t>
      </w:r>
      <w:r w:rsidDel="00000000" w:rsidR="00000000" w:rsidRPr="00000000">
        <w:rPr>
          <w:rtl w:val="0"/>
        </w:rPr>
      </w:r>
    </w:p>
    <w:p w:rsidR="00000000" w:rsidDel="00000000" w:rsidP="00000000" w:rsidRDefault="00000000" w:rsidRPr="00000000" w14:paraId="0000012E">
      <w:pPr>
        <w:spacing w:after="40" w:before="40" w:lineRule="auto"/>
        <w:ind w:left="720" w:firstLine="0"/>
        <w:rPr/>
      </w:pPr>
      <w:r w:rsidDel="00000000" w:rsidR="00000000" w:rsidRPr="00000000">
        <w:rPr>
          <w:b w:val="1"/>
          <w:bCs w:val="1"/>
          <w:rtl w:val="0"/>
        </w:rPr>
        <w:t xml:space="preserve">(3)  Ni de acuerdo ni en desacuerdo</w:t>
      </w:r>
      <w:r w:rsidDel="00000000" w:rsidR="00000000" w:rsidRPr="00000000">
        <w:rPr>
          <w:rtl w:val="0"/>
        </w:rPr>
      </w:r>
    </w:p>
    <w:p w:rsidR="00000000" w:rsidDel="00000000" w:rsidP="00000000" w:rsidRDefault="00000000" w:rsidRPr="00000000" w14:paraId="0000012F">
      <w:pPr>
        <w:spacing w:after="40" w:before="40" w:lineRule="auto"/>
        <w:ind w:left="720" w:firstLine="0"/>
        <w:rPr/>
      </w:pPr>
      <w:r w:rsidDel="00000000" w:rsidR="00000000" w:rsidRPr="00000000">
        <w:rPr>
          <w:b w:val="1"/>
          <w:bCs w:val="1"/>
          <w:rtl w:val="0"/>
        </w:rPr>
        <w:t xml:space="preserve">(4)  En desacuerdo</w:t>
      </w:r>
      <w:r w:rsidDel="00000000" w:rsidR="00000000" w:rsidRPr="00000000">
        <w:rPr>
          <w:rtl w:val="0"/>
        </w:rPr>
      </w:r>
    </w:p>
    <w:p w:rsidR="00000000" w:rsidDel="00000000" w:rsidP="00000000" w:rsidRDefault="00000000" w:rsidRPr="00000000" w14:paraId="00000130">
      <w:pPr>
        <w:spacing w:after="40" w:before="40" w:lineRule="auto"/>
        <w:ind w:left="720" w:firstLine="0"/>
        <w:rPr/>
      </w:pPr>
      <w:r w:rsidDel="00000000" w:rsidR="00000000" w:rsidRPr="00000000">
        <w:rPr>
          <w:b w:val="1"/>
          <w:bCs w:val="1"/>
          <w:rtl w:val="0"/>
        </w:rPr>
        <w:t xml:space="preserve">(5)  Muy en desacuerdo</w:t>
      </w:r>
      <w:r w:rsidDel="00000000" w:rsidR="00000000" w:rsidRPr="00000000">
        <w:rPr>
          <w:rtl w:val="0"/>
        </w:rPr>
      </w:r>
    </w:p>
    <w:p w:rsidR="00000000" w:rsidDel="00000000" w:rsidP="00000000" w:rsidRDefault="00000000" w:rsidRPr="00000000" w14:paraId="00000131">
      <w:pPr>
        <w:spacing w:after="40" w:before="40" w:lineRule="auto"/>
        <w:ind w:left="720" w:firstLine="0"/>
        <w:rPr/>
      </w:pPr>
      <w:r w:rsidDel="00000000" w:rsidR="00000000" w:rsidRPr="00000000">
        <w:rPr>
          <w:b w:val="1"/>
          <w:bCs w:val="1"/>
          <w:rtl w:val="0"/>
        </w:rPr>
        <w:t xml:space="preserve">(888888)  No sabe  [NO LEER]</w:t>
      </w:r>
      <w:r w:rsidDel="00000000" w:rsidR="00000000" w:rsidRPr="00000000">
        <w:rPr>
          <w:rtl w:val="0"/>
        </w:rPr>
      </w:r>
    </w:p>
    <w:p w:rsidR="00000000" w:rsidDel="00000000" w:rsidP="00000000" w:rsidRDefault="00000000" w:rsidRPr="00000000" w14:paraId="00000132">
      <w:pPr>
        <w:spacing w:after="40" w:before="40" w:lineRule="auto"/>
        <w:ind w:left="720" w:firstLine="0"/>
        <w:rPr>
          <w:b w:val="1"/>
          <w:bCs w:val="1"/>
        </w:rPr>
      </w:pPr>
      <w:r w:rsidDel="00000000" w:rsidR="00000000" w:rsidRPr="00000000">
        <w:rPr>
          <w:b w:val="1"/>
          <w:bCs w:val="1"/>
          <w:rtl w:val="0"/>
        </w:rPr>
        <w:t xml:space="preserve">(988888)  No responde  [NO LEER]</w:t>
      </w:r>
    </w:p>
    <w:p w:rsidR="00000000" w:rsidDel="00000000" w:rsidP="00000000" w:rsidRDefault="00000000" w:rsidRPr="00000000" w14:paraId="00000133">
      <w:pPr>
        <w:pBdr>
          <w:bottom w:color="999999" w:space="1" w:sz="6" w:val="single"/>
        </w:pBdr>
        <w:spacing w:before="80" w:lineRule="auto"/>
        <w:rPr/>
      </w:pPr>
      <w:r w:rsidDel="00000000" w:rsidR="00000000" w:rsidRPr="00000000">
        <w:rPr>
          <w:rtl w:val="0"/>
        </w:rPr>
      </w:r>
    </w:p>
    <w:p w:rsidR="00000000" w:rsidDel="00000000" w:rsidP="00000000" w:rsidRDefault="00000000" w:rsidRPr="00000000" w14:paraId="00000134">
      <w:pPr>
        <w:spacing w:after="60" w:before="120" w:lineRule="auto"/>
        <w:rPr/>
      </w:pPr>
      <w:r w:rsidDel="00000000" w:rsidR="00000000" w:rsidRPr="00000000">
        <w:rPr>
          <w:b w:val="1"/>
          <w:bCs w:val="1"/>
          <w:rtl w:val="0"/>
        </w:rPr>
        <w:t xml:space="preserve">19. ¿Cómo se sentiría si tuviera un hijo o una hija que quisiera casarse con un/a oficial de policía?</w:t>
      </w:r>
      <w:r w:rsidDel="00000000" w:rsidR="00000000" w:rsidRPr="00000000">
        <w:rPr>
          <w:rtl w:val="0"/>
        </w:rPr>
      </w:r>
    </w:p>
    <w:p w:rsidR="00000000" w:rsidDel="00000000" w:rsidP="00000000" w:rsidRDefault="00000000" w:rsidRPr="00000000" w14:paraId="00000135">
      <w:pPr>
        <w:spacing w:after="40" w:before="40" w:lineRule="auto"/>
        <w:ind w:left="720" w:firstLine="0"/>
        <w:rPr/>
      </w:pPr>
      <w:r w:rsidDel="00000000" w:rsidR="00000000" w:rsidRPr="00000000">
        <w:rPr>
          <w:b w:val="1"/>
          <w:bCs w:val="1"/>
          <w:rtl w:val="0"/>
        </w:rPr>
        <w:t xml:space="preserve">(1)  Preocupado/a / decepcionado/a</w:t>
      </w:r>
      <w:r w:rsidDel="00000000" w:rsidR="00000000" w:rsidRPr="00000000">
        <w:rPr>
          <w:rtl w:val="0"/>
        </w:rPr>
      </w:r>
    </w:p>
    <w:p w:rsidR="00000000" w:rsidDel="00000000" w:rsidP="00000000" w:rsidRDefault="00000000" w:rsidRPr="00000000" w14:paraId="00000136">
      <w:pPr>
        <w:spacing w:after="40" w:before="40" w:lineRule="auto"/>
        <w:ind w:left="720" w:firstLine="0"/>
        <w:rPr/>
      </w:pPr>
      <w:r w:rsidDel="00000000" w:rsidR="00000000" w:rsidRPr="00000000">
        <w:rPr>
          <w:b w:val="1"/>
          <w:bCs w:val="1"/>
          <w:rtl w:val="0"/>
        </w:rPr>
        <w:t xml:space="preserve">(2)  Orgulloso/a / contento/a</w:t>
      </w:r>
      <w:r w:rsidDel="00000000" w:rsidR="00000000" w:rsidRPr="00000000">
        <w:rPr>
          <w:rtl w:val="0"/>
        </w:rPr>
      </w:r>
    </w:p>
    <w:p w:rsidR="00000000" w:rsidDel="00000000" w:rsidP="00000000" w:rsidRDefault="00000000" w:rsidRPr="00000000" w14:paraId="00000137">
      <w:pPr>
        <w:spacing w:after="40" w:before="40" w:lineRule="auto"/>
        <w:ind w:left="720" w:firstLine="0"/>
        <w:rPr/>
      </w:pPr>
      <w:r w:rsidDel="00000000" w:rsidR="00000000" w:rsidRPr="00000000">
        <w:rPr>
          <w:b w:val="1"/>
          <w:bCs w:val="1"/>
          <w:rtl w:val="0"/>
        </w:rPr>
        <w:t xml:space="preserve">(3)  </w:t>
      </w:r>
      <w:sdt>
        <w:sdtPr>
          <w:id w:val="-85849417"/>
          <w:tag w:val="goog_rdk_284"/>
        </w:sdtPr>
        <w:sdtContent>
          <w:commentRangeStart w:id="18"/>
        </w:sdtContent>
      </w:sdt>
      <w:r w:rsidDel="00000000" w:rsidR="00000000" w:rsidRPr="00000000">
        <w:rPr>
          <w:b w:val="1"/>
          <w:bCs w:val="1"/>
          <w:rtl w:val="0"/>
        </w:rPr>
        <w:t xml:space="preserve">No permitiría que mi hijo/a se casara con un/a oficial de policía</w:t>
      </w:r>
      <w:commentRangeEnd w:id="18"/>
      <w:r w:rsidDel="00000000" w:rsidR="00000000" w:rsidRPr="00000000">
        <w:commentReference w:id="18"/>
      </w:r>
      <w:r w:rsidDel="00000000" w:rsidR="00000000" w:rsidRPr="00000000">
        <w:rPr>
          <w:b w:val="1"/>
          <w:bCs w:val="1"/>
          <w:rtl w:val="0"/>
        </w:rPr>
        <w:t xml:space="preserve"> [NO LEER — SOLO SI LO DICEN]</w:t>
      </w:r>
      <w:r w:rsidDel="00000000" w:rsidR="00000000" w:rsidRPr="00000000">
        <w:rPr>
          <w:rtl w:val="0"/>
        </w:rPr>
      </w:r>
    </w:p>
    <w:p w:rsidR="00000000" w:rsidDel="00000000" w:rsidP="00000000" w:rsidRDefault="00000000" w:rsidRPr="00000000" w14:paraId="00000138">
      <w:pPr>
        <w:spacing w:after="40" w:before="40" w:lineRule="auto"/>
        <w:ind w:left="720" w:firstLine="0"/>
        <w:rPr/>
      </w:pPr>
      <w:r w:rsidDel="00000000" w:rsidR="00000000" w:rsidRPr="00000000">
        <w:rPr>
          <w:b w:val="1"/>
          <w:bCs w:val="1"/>
          <w:rtl w:val="0"/>
        </w:rPr>
        <w:t xml:space="preserve">(4)  </w:t>
      </w:r>
      <w:r w:rsidDel="00000000" w:rsidR="00000000" w:rsidRPr="00000000">
        <w:rPr>
          <w:rtl w:val="0"/>
        </w:rPr>
        <w:t xml:space="preserve">Neutral</w:t>
      </w:r>
    </w:p>
    <w:p w:rsidR="00000000" w:rsidDel="00000000" w:rsidP="00000000" w:rsidRDefault="00000000" w:rsidRPr="00000000" w14:paraId="00000139">
      <w:pPr>
        <w:spacing w:after="40" w:before="40" w:lineRule="auto"/>
        <w:ind w:left="720" w:firstLine="0"/>
        <w:rPr/>
      </w:pPr>
      <w:r w:rsidDel="00000000" w:rsidR="00000000" w:rsidRPr="00000000">
        <w:rPr>
          <w:b w:val="1"/>
          <w:bCs w:val="1"/>
          <w:rtl w:val="0"/>
        </w:rPr>
        <w:t xml:space="preserve">(888888)  No sabe  [NO LEER]</w:t>
      </w:r>
      <w:r w:rsidDel="00000000" w:rsidR="00000000" w:rsidRPr="00000000">
        <w:rPr>
          <w:rtl w:val="0"/>
        </w:rPr>
      </w:r>
    </w:p>
    <w:p w:rsidR="00000000" w:rsidDel="00000000" w:rsidP="00000000" w:rsidRDefault="00000000" w:rsidRPr="00000000" w14:paraId="0000013A">
      <w:pPr>
        <w:spacing w:after="40" w:before="40" w:lineRule="auto"/>
        <w:ind w:left="720" w:firstLine="0"/>
        <w:rPr>
          <w:b w:val="1"/>
          <w:bCs w:val="1"/>
        </w:rPr>
      </w:pPr>
      <w:r w:rsidDel="00000000" w:rsidR="00000000" w:rsidRPr="00000000">
        <w:rPr>
          <w:b w:val="1"/>
          <w:bCs w:val="1"/>
          <w:rtl w:val="0"/>
        </w:rPr>
        <w:t xml:space="preserve">(988888)  No responde  [NO LEER]</w:t>
      </w:r>
    </w:p>
    <w:p w:rsidR="00000000" w:rsidDel="00000000" w:rsidP="00000000" w:rsidRDefault="00000000" w:rsidRPr="00000000" w14:paraId="0000013B">
      <w:pPr>
        <w:pBdr>
          <w:bottom w:color="999999" w:space="1" w:sz="6" w:val="single"/>
        </w:pBdr>
        <w:spacing w:before="80" w:lineRule="auto"/>
        <w:rPr/>
      </w:pPr>
      <w:r w:rsidDel="00000000" w:rsidR="00000000" w:rsidRPr="00000000">
        <w:rPr>
          <w:rtl w:val="0"/>
        </w:rPr>
      </w:r>
    </w:p>
    <w:p w:rsidR="00000000" w:rsidDel="00000000" w:rsidP="00000000" w:rsidRDefault="00000000" w:rsidRPr="00000000" w14:paraId="0000013C">
      <w:pPr>
        <w:spacing w:after="60" w:before="120" w:lineRule="auto"/>
        <w:rPr/>
      </w:pPr>
      <w:r w:rsidDel="00000000" w:rsidR="00000000" w:rsidRPr="00000000">
        <w:rPr>
          <w:b w:val="1"/>
          <w:bCs w:val="1"/>
          <w:rtl w:val="0"/>
        </w:rPr>
        <w:t xml:space="preserve">20. Pensando en los oficiales de la Policía Nacional Bolivariana (PNB), ¿a qué clase social cree que pertenece la mayoría de ellos?</w:t>
      </w:r>
      <w:r w:rsidDel="00000000" w:rsidR="00000000" w:rsidRPr="00000000">
        <w:rPr>
          <w:rtl w:val="0"/>
        </w:rPr>
      </w:r>
    </w:p>
    <w:p w:rsidR="00000000" w:rsidDel="00000000" w:rsidP="00000000" w:rsidRDefault="00000000" w:rsidRPr="00000000" w14:paraId="0000013D">
      <w:pPr>
        <w:spacing w:after="40" w:before="40" w:lineRule="auto"/>
        <w:ind w:left="720" w:firstLine="0"/>
        <w:rPr/>
      </w:pPr>
      <w:r w:rsidDel="00000000" w:rsidR="00000000" w:rsidRPr="00000000">
        <w:rPr>
          <w:b w:val="1"/>
          <w:bCs w:val="1"/>
          <w:rtl w:val="0"/>
        </w:rPr>
        <w:t xml:space="preserve">(1)  Clase social alta</w:t>
      </w:r>
      <w:r w:rsidDel="00000000" w:rsidR="00000000" w:rsidRPr="00000000">
        <w:rPr>
          <w:rtl w:val="0"/>
        </w:rPr>
      </w:r>
    </w:p>
    <w:p w:rsidR="00000000" w:rsidDel="00000000" w:rsidP="00000000" w:rsidRDefault="00000000" w:rsidRPr="00000000" w14:paraId="0000013E">
      <w:pPr>
        <w:spacing w:after="40" w:before="40" w:lineRule="auto"/>
        <w:ind w:left="720" w:firstLine="0"/>
        <w:rPr/>
      </w:pPr>
      <w:r w:rsidDel="00000000" w:rsidR="00000000" w:rsidRPr="00000000">
        <w:rPr>
          <w:b w:val="1"/>
          <w:bCs w:val="1"/>
          <w:rtl w:val="0"/>
        </w:rPr>
        <w:t xml:space="preserve">(2)  Clase media-alta</w:t>
      </w:r>
      <w:r w:rsidDel="00000000" w:rsidR="00000000" w:rsidRPr="00000000">
        <w:rPr>
          <w:rtl w:val="0"/>
        </w:rPr>
      </w:r>
    </w:p>
    <w:p w:rsidR="00000000" w:rsidDel="00000000" w:rsidP="00000000" w:rsidRDefault="00000000" w:rsidRPr="00000000" w14:paraId="0000013F">
      <w:pPr>
        <w:spacing w:after="40" w:before="40" w:lineRule="auto"/>
        <w:ind w:left="720" w:firstLine="0"/>
        <w:rPr/>
      </w:pPr>
      <w:r w:rsidDel="00000000" w:rsidR="00000000" w:rsidRPr="00000000">
        <w:rPr>
          <w:b w:val="1"/>
          <w:bCs w:val="1"/>
          <w:rtl w:val="0"/>
        </w:rPr>
        <w:t xml:space="preserve">(3)  Clase media</w:t>
      </w:r>
      <w:r w:rsidDel="00000000" w:rsidR="00000000" w:rsidRPr="00000000">
        <w:rPr>
          <w:rtl w:val="0"/>
        </w:rPr>
      </w:r>
    </w:p>
    <w:p w:rsidR="00000000" w:rsidDel="00000000" w:rsidP="00000000" w:rsidRDefault="00000000" w:rsidRPr="00000000" w14:paraId="00000140">
      <w:pPr>
        <w:spacing w:after="40" w:before="40" w:lineRule="auto"/>
        <w:ind w:left="720" w:firstLine="0"/>
        <w:rPr/>
      </w:pPr>
      <w:r w:rsidDel="00000000" w:rsidR="00000000" w:rsidRPr="00000000">
        <w:rPr>
          <w:b w:val="1"/>
          <w:bCs w:val="1"/>
          <w:rtl w:val="0"/>
        </w:rPr>
        <w:t xml:space="preserve">(4)  Clase media-baja</w:t>
      </w:r>
      <w:r w:rsidDel="00000000" w:rsidR="00000000" w:rsidRPr="00000000">
        <w:rPr>
          <w:rtl w:val="0"/>
        </w:rPr>
      </w:r>
    </w:p>
    <w:p w:rsidR="00000000" w:rsidDel="00000000" w:rsidP="00000000" w:rsidRDefault="00000000" w:rsidRPr="00000000" w14:paraId="00000141">
      <w:pPr>
        <w:spacing w:after="40" w:before="40" w:lineRule="auto"/>
        <w:ind w:left="720" w:firstLine="0"/>
        <w:rPr/>
      </w:pPr>
      <w:r w:rsidDel="00000000" w:rsidR="00000000" w:rsidRPr="00000000">
        <w:rPr>
          <w:b w:val="1"/>
          <w:bCs w:val="1"/>
          <w:rtl w:val="0"/>
        </w:rPr>
        <w:t xml:space="preserve">(5)  Clase social baja</w:t>
      </w:r>
      <w:r w:rsidDel="00000000" w:rsidR="00000000" w:rsidRPr="00000000">
        <w:rPr>
          <w:rtl w:val="0"/>
        </w:rPr>
      </w:r>
    </w:p>
    <w:p w:rsidR="00000000" w:rsidDel="00000000" w:rsidP="00000000" w:rsidRDefault="00000000" w:rsidRPr="00000000" w14:paraId="00000142">
      <w:pPr>
        <w:spacing w:after="40" w:before="40" w:lineRule="auto"/>
        <w:ind w:left="720" w:firstLine="0"/>
        <w:rPr/>
      </w:pPr>
      <w:r w:rsidDel="00000000" w:rsidR="00000000" w:rsidRPr="00000000">
        <w:rPr>
          <w:b w:val="1"/>
          <w:bCs w:val="1"/>
          <w:rtl w:val="0"/>
        </w:rPr>
        <w:t xml:space="preserve">(888888)  No sabe / No hay policía en la zona  [NO LEER]</w:t>
      </w:r>
      <w:r w:rsidDel="00000000" w:rsidR="00000000" w:rsidRPr="00000000">
        <w:rPr>
          <w:rtl w:val="0"/>
        </w:rPr>
      </w:r>
    </w:p>
    <w:p w:rsidR="00000000" w:rsidDel="00000000" w:rsidP="00000000" w:rsidRDefault="00000000" w:rsidRPr="00000000" w14:paraId="00000143">
      <w:pPr>
        <w:spacing w:after="40" w:before="40" w:lineRule="auto"/>
        <w:ind w:left="720" w:firstLine="0"/>
        <w:rPr/>
      </w:pPr>
      <w:r w:rsidDel="00000000" w:rsidR="00000000" w:rsidRPr="00000000">
        <w:rPr>
          <w:b w:val="1"/>
          <w:bCs w:val="1"/>
          <w:rtl w:val="0"/>
        </w:rPr>
        <w:t xml:space="preserve">(988888)  No responde  [NO LEER]</w:t>
      </w:r>
      <w:r w:rsidDel="00000000" w:rsidR="00000000" w:rsidRPr="00000000">
        <w:rPr>
          <w:rtl w:val="0"/>
        </w:rPr>
      </w:r>
    </w:p>
    <w:p w:rsidR="00000000" w:rsidDel="00000000" w:rsidP="00000000" w:rsidRDefault="00000000" w:rsidRPr="00000000" w14:paraId="00000144">
      <w:pPr>
        <w:pBdr>
          <w:bottom w:color="999999" w:space="1" w:sz="6" w:val="single"/>
        </w:pBdr>
        <w:spacing w:before="80" w:lineRule="auto"/>
        <w:rPr/>
      </w:pPr>
      <w:r w:rsidDel="00000000" w:rsidR="00000000" w:rsidRPr="00000000">
        <w:rPr>
          <w:rtl w:val="0"/>
        </w:rPr>
      </w:r>
    </w:p>
    <w:p w:rsidR="00000000" w:rsidDel="00000000" w:rsidP="00000000" w:rsidRDefault="00000000" w:rsidRPr="00000000" w14:paraId="00000145">
      <w:pPr>
        <w:spacing w:after="60" w:before="120" w:lineRule="auto"/>
        <w:rPr/>
      </w:pPr>
      <w:r w:rsidDel="00000000" w:rsidR="00000000" w:rsidRPr="00000000">
        <w:rPr>
          <w:b w:val="1"/>
          <w:bCs w:val="1"/>
          <w:rtl w:val="0"/>
        </w:rPr>
        <w:t xml:space="preserve">20. Pensando en los oficiales de la CICPC, ¿a qué clase social cree que pertenece la mayoría de ellos?</w:t>
      </w:r>
      <w:r w:rsidDel="00000000" w:rsidR="00000000" w:rsidRPr="00000000">
        <w:rPr>
          <w:rtl w:val="0"/>
        </w:rPr>
      </w:r>
    </w:p>
    <w:p w:rsidR="00000000" w:rsidDel="00000000" w:rsidP="00000000" w:rsidRDefault="00000000" w:rsidRPr="00000000" w14:paraId="00000146">
      <w:pPr>
        <w:spacing w:after="40" w:before="40" w:lineRule="auto"/>
        <w:ind w:left="720" w:firstLine="0"/>
        <w:rPr/>
      </w:pPr>
      <w:r w:rsidDel="00000000" w:rsidR="00000000" w:rsidRPr="00000000">
        <w:rPr>
          <w:b w:val="1"/>
          <w:bCs w:val="1"/>
          <w:rtl w:val="0"/>
        </w:rPr>
        <w:t xml:space="preserve">(1)  Clase social alta</w:t>
      </w:r>
      <w:r w:rsidDel="00000000" w:rsidR="00000000" w:rsidRPr="00000000">
        <w:rPr>
          <w:rtl w:val="0"/>
        </w:rPr>
      </w:r>
    </w:p>
    <w:p w:rsidR="00000000" w:rsidDel="00000000" w:rsidP="00000000" w:rsidRDefault="00000000" w:rsidRPr="00000000" w14:paraId="00000147">
      <w:pPr>
        <w:spacing w:after="40" w:before="40" w:lineRule="auto"/>
        <w:ind w:left="720" w:firstLine="0"/>
        <w:rPr/>
      </w:pPr>
      <w:r w:rsidDel="00000000" w:rsidR="00000000" w:rsidRPr="00000000">
        <w:rPr>
          <w:b w:val="1"/>
          <w:bCs w:val="1"/>
          <w:rtl w:val="0"/>
        </w:rPr>
        <w:t xml:space="preserve">(2)  Clase media-alta</w:t>
      </w:r>
      <w:r w:rsidDel="00000000" w:rsidR="00000000" w:rsidRPr="00000000">
        <w:rPr>
          <w:rtl w:val="0"/>
        </w:rPr>
      </w:r>
    </w:p>
    <w:p w:rsidR="00000000" w:rsidDel="00000000" w:rsidP="00000000" w:rsidRDefault="00000000" w:rsidRPr="00000000" w14:paraId="00000148">
      <w:pPr>
        <w:spacing w:after="40" w:before="40" w:lineRule="auto"/>
        <w:ind w:left="720" w:firstLine="0"/>
        <w:rPr/>
      </w:pPr>
      <w:r w:rsidDel="00000000" w:rsidR="00000000" w:rsidRPr="00000000">
        <w:rPr>
          <w:b w:val="1"/>
          <w:bCs w:val="1"/>
          <w:rtl w:val="0"/>
        </w:rPr>
        <w:t xml:space="preserve">(3)  Clase media</w:t>
      </w:r>
      <w:r w:rsidDel="00000000" w:rsidR="00000000" w:rsidRPr="00000000">
        <w:rPr>
          <w:rtl w:val="0"/>
        </w:rPr>
      </w:r>
    </w:p>
    <w:p w:rsidR="00000000" w:rsidDel="00000000" w:rsidP="00000000" w:rsidRDefault="00000000" w:rsidRPr="00000000" w14:paraId="00000149">
      <w:pPr>
        <w:spacing w:after="40" w:before="40" w:lineRule="auto"/>
        <w:ind w:left="720" w:firstLine="0"/>
        <w:rPr/>
      </w:pPr>
      <w:r w:rsidDel="00000000" w:rsidR="00000000" w:rsidRPr="00000000">
        <w:rPr>
          <w:b w:val="1"/>
          <w:bCs w:val="1"/>
          <w:rtl w:val="0"/>
        </w:rPr>
        <w:t xml:space="preserve">(4)  Clase media-baja</w:t>
      </w:r>
      <w:r w:rsidDel="00000000" w:rsidR="00000000" w:rsidRPr="00000000">
        <w:rPr>
          <w:rtl w:val="0"/>
        </w:rPr>
      </w:r>
    </w:p>
    <w:p w:rsidR="00000000" w:rsidDel="00000000" w:rsidP="00000000" w:rsidRDefault="00000000" w:rsidRPr="00000000" w14:paraId="0000014A">
      <w:pPr>
        <w:spacing w:after="40" w:before="40" w:lineRule="auto"/>
        <w:ind w:left="720" w:firstLine="0"/>
        <w:rPr/>
      </w:pPr>
      <w:r w:rsidDel="00000000" w:rsidR="00000000" w:rsidRPr="00000000">
        <w:rPr>
          <w:b w:val="1"/>
          <w:bCs w:val="1"/>
          <w:rtl w:val="0"/>
        </w:rPr>
        <w:t xml:space="preserve">(5)  Clase social baja</w:t>
      </w:r>
      <w:r w:rsidDel="00000000" w:rsidR="00000000" w:rsidRPr="00000000">
        <w:rPr>
          <w:rtl w:val="0"/>
        </w:rPr>
      </w:r>
    </w:p>
    <w:p w:rsidR="00000000" w:rsidDel="00000000" w:rsidP="00000000" w:rsidRDefault="00000000" w:rsidRPr="00000000" w14:paraId="0000014B">
      <w:pPr>
        <w:spacing w:after="40" w:before="40" w:lineRule="auto"/>
        <w:ind w:left="720" w:firstLine="0"/>
        <w:rPr/>
      </w:pPr>
      <w:r w:rsidDel="00000000" w:rsidR="00000000" w:rsidRPr="00000000">
        <w:rPr>
          <w:b w:val="1"/>
          <w:bCs w:val="1"/>
          <w:rtl w:val="0"/>
        </w:rPr>
        <w:t xml:space="preserve">(888888)  No sabe / No hay policía en la zona  [NO LEER]</w:t>
      </w:r>
      <w:r w:rsidDel="00000000" w:rsidR="00000000" w:rsidRPr="00000000">
        <w:rPr>
          <w:rtl w:val="0"/>
        </w:rPr>
      </w:r>
    </w:p>
    <w:p w:rsidR="00000000" w:rsidDel="00000000" w:rsidP="00000000" w:rsidRDefault="00000000" w:rsidRPr="00000000" w14:paraId="0000014C">
      <w:pPr>
        <w:spacing w:after="40" w:before="40" w:lineRule="auto"/>
        <w:ind w:left="720" w:firstLine="0"/>
        <w:rPr/>
      </w:pPr>
      <w:r w:rsidDel="00000000" w:rsidR="00000000" w:rsidRPr="00000000">
        <w:rPr>
          <w:b w:val="1"/>
          <w:bCs w:val="1"/>
          <w:rtl w:val="0"/>
        </w:rPr>
        <w:t xml:space="preserve">(988888)  No responde  [NO LEER]</w:t>
      </w:r>
      <w:r w:rsidDel="00000000" w:rsidR="00000000" w:rsidRPr="00000000">
        <w:rPr>
          <w:rtl w:val="0"/>
        </w:rPr>
      </w:r>
    </w:p>
    <w:p w:rsidR="00000000" w:rsidDel="00000000" w:rsidP="00000000" w:rsidRDefault="00000000" w:rsidRPr="00000000" w14:paraId="0000014D">
      <w:pPr>
        <w:pBdr>
          <w:bottom w:color="999999" w:space="1" w:sz="6" w:val="single"/>
        </w:pBdr>
        <w:spacing w:before="80" w:lineRule="auto"/>
        <w:rPr/>
      </w:pPr>
      <w:r w:rsidDel="00000000" w:rsidR="00000000" w:rsidRPr="00000000">
        <w:rPr>
          <w:rtl w:val="0"/>
        </w:rPr>
      </w:r>
    </w:p>
    <w:p w:rsidR="00000000" w:rsidDel="00000000" w:rsidP="00000000" w:rsidRDefault="00000000" w:rsidRPr="00000000" w14:paraId="0000014E">
      <w:pPr>
        <w:spacing w:after="60" w:before="120" w:lineRule="auto"/>
        <w:rPr>
          <w:b w:val="1"/>
          <w:bCs w:val="1"/>
        </w:rPr>
      </w:pPr>
      <w:r w:rsidDel="00000000" w:rsidR="00000000" w:rsidRPr="00000000">
        <w:rPr>
          <w:b w:val="1"/>
          <w:bCs w:val="1"/>
          <w:rtl w:val="0"/>
        </w:rPr>
        <w:t xml:space="preserve">20. En el municipio donde usted vive, ¿existe la policía municipal?</w:t>
      </w:r>
    </w:p>
    <w:p w:rsidR="00000000" w:rsidDel="00000000" w:rsidP="00000000" w:rsidRDefault="00000000" w:rsidRPr="00000000" w14:paraId="0000014F">
      <w:pPr>
        <w:spacing w:after="60" w:before="120" w:lineRule="auto"/>
        <w:rPr>
          <w:b w:val="1"/>
          <w:bCs w:val="1"/>
        </w:rPr>
      </w:pPr>
      <w:r w:rsidDel="00000000" w:rsidR="00000000" w:rsidRPr="00000000">
        <w:rPr>
          <w:b w:val="1"/>
          <w:bCs w:val="1"/>
          <w:rtl w:val="0"/>
        </w:rPr>
        <w:t xml:space="preserve">Sí </w:t>
      </w:r>
    </w:p>
    <w:p w:rsidR="00000000" w:rsidDel="00000000" w:rsidP="00000000" w:rsidRDefault="00000000" w:rsidRPr="00000000" w14:paraId="00000150">
      <w:pPr>
        <w:spacing w:after="60" w:before="120" w:lineRule="auto"/>
        <w:rPr>
          <w:b w:val="1"/>
          <w:bCs w:val="1"/>
        </w:rPr>
      </w:pPr>
      <w:r w:rsidDel="00000000" w:rsidR="00000000" w:rsidRPr="00000000">
        <w:rPr>
          <w:b w:val="1"/>
          <w:bCs w:val="1"/>
          <w:rtl w:val="0"/>
        </w:rPr>
        <w:t xml:space="preserve">No </w:t>
      </w:r>
    </w:p>
    <w:p w:rsidR="00000000" w:rsidDel="00000000" w:rsidP="00000000" w:rsidRDefault="00000000" w:rsidRPr="00000000" w14:paraId="00000151">
      <w:pPr>
        <w:spacing w:after="60" w:before="120" w:lineRule="auto"/>
        <w:rPr>
          <w:b w:val="1"/>
          <w:bCs w:val="1"/>
        </w:rPr>
      </w:pPr>
      <w:r w:rsidDel="00000000" w:rsidR="00000000" w:rsidRPr="00000000">
        <w:rPr>
          <w:b w:val="1"/>
          <w:bCs w:val="1"/>
          <w:rtl w:val="0"/>
        </w:rPr>
        <w:t xml:space="preserve">No sabe</w:t>
      </w:r>
    </w:p>
    <w:p w:rsidR="00000000" w:rsidDel="00000000" w:rsidP="00000000" w:rsidRDefault="00000000" w:rsidRPr="00000000" w14:paraId="00000152">
      <w:pPr>
        <w:spacing w:after="60" w:before="120" w:lineRule="auto"/>
        <w:rPr>
          <w:b w:val="1"/>
          <w:bCs w:val="1"/>
        </w:rPr>
      </w:pPr>
      <w:r w:rsidDel="00000000" w:rsidR="00000000" w:rsidRPr="00000000">
        <w:rPr>
          <w:rtl w:val="0"/>
        </w:rPr>
      </w:r>
    </w:p>
    <w:p w:rsidR="00000000" w:rsidDel="00000000" w:rsidP="00000000" w:rsidRDefault="00000000" w:rsidRPr="00000000" w14:paraId="00000153">
      <w:pPr>
        <w:spacing w:after="60" w:before="120" w:lineRule="auto"/>
        <w:rPr/>
      </w:pPr>
      <w:r w:rsidDel="00000000" w:rsidR="00000000" w:rsidRPr="00000000">
        <w:rPr>
          <w:b w:val="1"/>
          <w:bCs w:val="1"/>
          <w:rtl w:val="0"/>
        </w:rPr>
        <w:t xml:space="preserve">21. En una escala del 1 al 5, ¿qué tan capaz cree que es cada uno de los siguientes cuerpos policiales para resolver delitos? (1 = nada capaz; 5 = muy capaz)</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154">
            <w:pPr>
              <w:rPr/>
            </w:pPr>
            <w:r w:rsidDel="00000000" w:rsidR="00000000" w:rsidRPr="00000000">
              <w:rPr>
                <w:b w:val="1"/>
                <w:bCs w:val="1"/>
                <w:smallCaps w:val="1"/>
                <w:color w:val="333333"/>
                <w:sz w:val="18"/>
                <w:szCs w:val="18"/>
                <w:rtl w:val="0"/>
              </w:rPr>
              <w:t xml:space="preserve">LEER CADA CUERPO POLICIAL. REGISTRE UN NÚMERO DEL 1 AL 5, O NS/NR.</w:t>
            </w:r>
            <w:r w:rsidDel="00000000" w:rsidR="00000000" w:rsidRPr="00000000">
              <w:rPr>
                <w:rtl w:val="0"/>
              </w:rPr>
            </w:r>
          </w:p>
        </w:tc>
      </w:tr>
    </w:tbl>
    <w:p w:rsidR="00000000" w:rsidDel="00000000" w:rsidP="00000000" w:rsidRDefault="00000000" w:rsidRPr="00000000" w14:paraId="00000155">
      <w:pPr>
        <w:spacing w:after="60" w:lineRule="auto"/>
        <w:rPr/>
      </w:pPr>
      <w:r w:rsidDel="00000000" w:rsidR="00000000" w:rsidRPr="00000000">
        <w:rPr>
          <w:rtl w:val="0"/>
        </w:rPr>
      </w:r>
    </w:p>
    <w:p w:rsidR="00000000" w:rsidDel="00000000" w:rsidP="00000000" w:rsidRDefault="00000000" w:rsidRPr="00000000" w14:paraId="00000156">
      <w:pPr>
        <w:spacing w:after="40" w:before="60" w:lineRule="auto"/>
        <w:ind w:left="720" w:firstLine="0"/>
        <w:rPr/>
      </w:pPr>
      <w:r w:rsidDel="00000000" w:rsidR="00000000" w:rsidRPr="00000000">
        <w:rPr>
          <w:rFonts w:ascii="Courier New" w:cs="Courier New" w:eastAsia="Courier New" w:hAnsi="Courier New"/>
          <w:rtl w:val="0"/>
        </w:rPr>
        <w:t xml:space="preserve">PNB                     ___ (1–5)     ___ NS     ___ NR</w:t>
      </w:r>
      <w:r w:rsidDel="00000000" w:rsidR="00000000" w:rsidRPr="00000000">
        <w:rPr>
          <w:rtl w:val="0"/>
        </w:rPr>
      </w:r>
    </w:p>
    <w:p w:rsidR="00000000" w:rsidDel="00000000" w:rsidP="00000000" w:rsidRDefault="00000000" w:rsidRPr="00000000" w14:paraId="00000157">
      <w:pPr>
        <w:spacing w:after="40" w:before="60" w:lineRule="auto"/>
        <w:ind w:left="720" w:firstLine="0"/>
        <w:rPr/>
      </w:pPr>
      <w:r w:rsidDel="00000000" w:rsidR="00000000" w:rsidRPr="00000000">
        <w:rPr>
          <w:rFonts w:ascii="Courier New" w:cs="Courier New" w:eastAsia="Courier New" w:hAnsi="Courier New"/>
          <w:rtl w:val="0"/>
        </w:rPr>
        <w:t xml:space="preserve">Policía municipal [leer solo si hay policía municipal]        ___ (1–5)     ___ NS     ___ NR</w:t>
      </w:r>
      <w:r w:rsidDel="00000000" w:rsidR="00000000" w:rsidRPr="00000000">
        <w:rPr>
          <w:rtl w:val="0"/>
        </w:rPr>
      </w:r>
    </w:p>
    <w:p w:rsidR="00000000" w:rsidDel="00000000" w:rsidP="00000000" w:rsidRDefault="00000000" w:rsidRPr="00000000" w14:paraId="00000158">
      <w:pPr>
        <w:spacing w:after="40" w:before="60" w:lineRule="auto"/>
        <w:ind w:left="720" w:firstLine="0"/>
        <w:rPr/>
      </w:pPr>
      <w:r w:rsidDel="00000000" w:rsidR="00000000" w:rsidRPr="00000000">
        <w:rPr>
          <w:rFonts w:ascii="Courier New" w:cs="Courier New" w:eastAsia="Courier New" w:hAnsi="Courier New"/>
          <w:rtl w:val="0"/>
        </w:rPr>
        <w:t xml:space="preserve">Policía estadal            ___ (1–5)     ___ NS     ___ NR</w:t>
      </w:r>
      <w:r w:rsidDel="00000000" w:rsidR="00000000" w:rsidRPr="00000000">
        <w:rPr>
          <w:rtl w:val="0"/>
        </w:rPr>
      </w:r>
    </w:p>
    <w:p w:rsidR="00000000" w:rsidDel="00000000" w:rsidP="00000000" w:rsidRDefault="00000000" w:rsidRPr="00000000" w14:paraId="00000159">
      <w:pPr>
        <w:spacing w:after="40" w:before="60" w:lineRule="auto"/>
        <w:ind w:left="720" w:firstLine="0"/>
        <w:rPr/>
      </w:pPr>
      <w:r w:rsidDel="00000000" w:rsidR="00000000" w:rsidRPr="00000000">
        <w:rPr>
          <w:rFonts w:ascii="Courier New" w:cs="Courier New" w:eastAsia="Courier New" w:hAnsi="Courier New"/>
          <w:rtl w:val="0"/>
        </w:rPr>
        <w:t xml:space="preserve">CICPC                   ___ (1–5)     ___ NS     ___ NR</w:t>
      </w:r>
      <w:r w:rsidDel="00000000" w:rsidR="00000000" w:rsidRPr="00000000">
        <w:rPr>
          <w:rtl w:val="0"/>
        </w:rPr>
      </w:r>
    </w:p>
    <w:p w:rsidR="00000000" w:rsidDel="00000000" w:rsidP="00000000" w:rsidRDefault="00000000" w:rsidRPr="00000000" w14:paraId="0000015A">
      <w:pPr>
        <w:jc w:val="both"/>
        <w:rPr>
          <w:i w:val="1"/>
          <w:iCs w:val="1"/>
          <w:color w:val="555555"/>
          <w:sz w:val="18"/>
          <w:szCs w:val="18"/>
        </w:rPr>
      </w:pPr>
      <w:r w:rsidDel="00000000" w:rsidR="00000000" w:rsidRPr="00000000">
        <w:rPr>
          <w:rtl w:val="0"/>
        </w:rPr>
      </w:r>
    </w:p>
    <w:p w:rsidR="00000000" w:rsidDel="00000000" w:rsidP="00000000" w:rsidRDefault="00000000" w:rsidRPr="00000000" w14:paraId="0000015B">
      <w:pPr>
        <w:spacing w:after="60" w:before="120" w:lineRule="auto"/>
        <w:rPr/>
      </w:pPr>
      <w:r w:rsidDel="00000000" w:rsidR="00000000" w:rsidRPr="00000000">
        <w:rPr>
          <w:b w:val="1"/>
          <w:bCs w:val="1"/>
          <w:rtl w:val="0"/>
        </w:rPr>
        <w:t xml:space="preserve">3. En el último año, ¿algún oficial de policía lo/la detuvo para revisar su teléfono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5C">
      <w:pPr>
        <w:spacing w:after="40" w:before="40" w:lineRule="auto"/>
        <w:ind w:left="720" w:firstLine="0"/>
        <w:rPr/>
      </w:pPr>
      <w:r w:rsidDel="00000000" w:rsidR="00000000" w:rsidRPr="00000000">
        <w:rPr>
          <w:b w:val="1"/>
          <w:bCs w:val="1"/>
          <w:rtl w:val="0"/>
        </w:rPr>
        <w:t xml:space="preserve">(1)  Sí</w:t>
      </w:r>
      <w:r w:rsidDel="00000000" w:rsidR="00000000" w:rsidRPr="00000000">
        <w:rPr>
          <w:rtl w:val="0"/>
        </w:rPr>
      </w:r>
    </w:p>
    <w:p w:rsidR="00000000" w:rsidDel="00000000" w:rsidP="00000000" w:rsidRDefault="00000000" w:rsidRPr="00000000" w14:paraId="0000015D">
      <w:pPr>
        <w:spacing w:after="40" w:before="40" w:lineRule="auto"/>
        <w:ind w:left="720" w:firstLine="0"/>
        <w:rPr/>
      </w:pPr>
      <w:r w:rsidDel="00000000" w:rsidR="00000000" w:rsidRPr="00000000">
        <w:rPr>
          <w:b w:val="1"/>
          <w:bCs w:val="1"/>
          <w:rtl w:val="0"/>
        </w:rPr>
        <w:t xml:space="preserve">(2)  </w:t>
      </w:r>
      <w:r w:rsidDel="00000000" w:rsidR="00000000" w:rsidRPr="00000000">
        <w:rPr>
          <w:rtl w:val="0"/>
        </w:rPr>
        <w:t xml:space="preserve">No</w:t>
      </w:r>
    </w:p>
    <w:p w:rsidR="00000000" w:rsidDel="00000000" w:rsidP="00000000" w:rsidRDefault="00000000" w:rsidRPr="00000000" w14:paraId="0000015E">
      <w:pPr>
        <w:spacing w:after="40" w:before="40" w:lineRule="auto"/>
        <w:ind w:left="720" w:firstLine="0"/>
        <w:rPr/>
      </w:pPr>
      <w:r w:rsidDel="00000000" w:rsidR="00000000" w:rsidRPr="00000000">
        <w:rPr>
          <w:b w:val="1"/>
          <w:bCs w:val="1"/>
          <w:rtl w:val="0"/>
        </w:rPr>
        <w:t xml:space="preserve">(3)  No estoy seguro/a</w:t>
      </w:r>
      <w:r w:rsidDel="00000000" w:rsidR="00000000" w:rsidRPr="00000000">
        <w:rPr>
          <w:rtl w:val="0"/>
        </w:rPr>
      </w:r>
    </w:p>
    <w:p w:rsidR="00000000" w:rsidDel="00000000" w:rsidP="00000000" w:rsidRDefault="00000000" w:rsidRPr="00000000" w14:paraId="0000015F">
      <w:pPr>
        <w:spacing w:after="40" w:before="40" w:lineRule="auto"/>
        <w:ind w:left="720" w:firstLine="0"/>
        <w:rPr>
          <w:b w:val="1"/>
          <w:bCs w:val="1"/>
        </w:rPr>
      </w:pPr>
      <w:r w:rsidDel="00000000" w:rsidR="00000000" w:rsidRPr="00000000">
        <w:rPr>
          <w:b w:val="1"/>
          <w:bCs w:val="1"/>
          <w:rtl w:val="0"/>
        </w:rPr>
        <w:t xml:space="preserve">(988888)  No responde  [NO LEER]</w:t>
      </w:r>
    </w:p>
    <w:p w:rsidR="00000000" w:rsidDel="00000000" w:rsidP="00000000" w:rsidRDefault="00000000" w:rsidRPr="00000000" w14:paraId="00000160">
      <w:pPr>
        <w:spacing w:after="40" w:before="40" w:lineRule="auto"/>
        <w:rPr>
          <w:b w:val="1"/>
          <w:bCs w:val="1"/>
        </w:rPr>
      </w:pPr>
      <w:r w:rsidDel="00000000" w:rsidR="00000000" w:rsidRPr="00000000">
        <w:rPr>
          <w:rtl w:val="0"/>
        </w:rPr>
      </w:r>
    </w:p>
    <w:p w:rsidR="00000000" w:rsidDel="00000000" w:rsidP="00000000" w:rsidRDefault="00000000" w:rsidRPr="00000000" w14:paraId="00000161">
      <w:pPr>
        <w:spacing w:after="40" w:before="40" w:lineRule="auto"/>
        <w:rPr>
          <w:rFonts w:ascii="Roboto" w:cs="Roboto" w:eastAsia="Roboto" w:hAnsi="Roboto"/>
          <w:b w:val="1"/>
          <w:bCs w:val="1"/>
          <w:color w:val="444746"/>
          <w:sz w:val="21"/>
          <w:szCs w:val="21"/>
          <w:highlight w:val="white"/>
        </w:rPr>
      </w:pPr>
      <w:r w:rsidDel="00000000" w:rsidR="00000000" w:rsidRPr="00000000">
        <w:rPr>
          <w:rFonts w:ascii="Roboto" w:cs="Roboto" w:eastAsia="Roboto" w:hAnsi="Roboto"/>
          <w:b w:val="1"/>
          <w:bCs w:val="1"/>
          <w:color w:val="444746"/>
          <w:sz w:val="21"/>
          <w:szCs w:val="21"/>
          <w:highlight w:val="white"/>
          <w:rtl w:val="0"/>
        </w:rPr>
        <w:t xml:space="preserve">Indique si luego del 28J (elecciones presidenciales 2024)último año ha modificado su comportamiento según lo que expresan las siguientes frases, por temor a ser detenido:</w:t>
      </w:r>
    </w:p>
    <w:p w:rsidR="00000000" w:rsidDel="00000000" w:rsidP="00000000" w:rsidRDefault="00000000" w:rsidRPr="00000000" w14:paraId="00000162">
      <w:pPr>
        <w:spacing w:after="40" w:before="40" w:lineRule="auto"/>
        <w:rPr>
          <w:rFonts w:ascii="Roboto" w:cs="Roboto" w:eastAsia="Roboto" w:hAnsi="Roboto"/>
          <w:b w:val="1"/>
          <w:bCs w:val="1"/>
          <w:color w:val="444746"/>
          <w:sz w:val="21"/>
          <w:szCs w:val="21"/>
          <w:highlight w:val="white"/>
        </w:rPr>
      </w:pPr>
      <w:r w:rsidDel="00000000" w:rsidR="00000000" w:rsidRPr="00000000">
        <w:rPr>
          <w:rFonts w:ascii="Roboto" w:cs="Roboto" w:eastAsia="Roboto" w:hAnsi="Roboto"/>
          <w:b w:val="1"/>
          <w:bCs w:val="1"/>
          <w:color w:val="444746"/>
          <w:sz w:val="21"/>
          <w:szCs w:val="21"/>
          <w:highlight w:val="white"/>
          <w:rtl w:val="0"/>
        </w:rPr>
        <w:t xml:space="preserve">1. Borro mis conversaciones de WhatsApp (si) (no) (n/a)</w:t>
      </w:r>
    </w:p>
    <w:p w:rsidR="00000000" w:rsidDel="00000000" w:rsidP="00000000" w:rsidRDefault="00000000" w:rsidRPr="00000000" w14:paraId="00000163">
      <w:pPr>
        <w:spacing w:after="40" w:before="40" w:lineRule="auto"/>
        <w:rPr>
          <w:rFonts w:ascii="Roboto" w:cs="Roboto" w:eastAsia="Roboto" w:hAnsi="Roboto"/>
          <w:b w:val="1"/>
          <w:bCs w:val="1"/>
          <w:color w:val="444746"/>
          <w:sz w:val="21"/>
          <w:szCs w:val="21"/>
          <w:highlight w:val="white"/>
        </w:rPr>
      </w:pPr>
      <w:r w:rsidDel="00000000" w:rsidR="00000000" w:rsidRPr="00000000">
        <w:rPr>
          <w:rFonts w:ascii="Roboto" w:cs="Roboto" w:eastAsia="Roboto" w:hAnsi="Roboto"/>
          <w:b w:val="1"/>
          <w:bCs w:val="1"/>
          <w:color w:val="444746"/>
          <w:sz w:val="21"/>
          <w:szCs w:val="21"/>
          <w:highlight w:val="white"/>
          <w:rtl w:val="0"/>
        </w:rPr>
        <w:t xml:space="preserve">2.He dejado de darle "like" a publicaciones con las que estoy de acuerdo.</w:t>
      </w:r>
    </w:p>
    <w:p w:rsidR="00000000" w:rsidDel="00000000" w:rsidP="00000000" w:rsidRDefault="00000000" w:rsidRPr="00000000" w14:paraId="00000164">
      <w:pPr>
        <w:spacing w:after="40" w:before="40" w:lineRule="auto"/>
        <w:rPr>
          <w:rFonts w:ascii="Roboto" w:cs="Roboto" w:eastAsia="Roboto" w:hAnsi="Roboto"/>
          <w:b w:val="1"/>
          <w:bCs w:val="1"/>
          <w:color w:val="444746"/>
          <w:sz w:val="21"/>
          <w:szCs w:val="21"/>
          <w:highlight w:val="white"/>
        </w:rPr>
      </w:pPr>
      <w:r w:rsidDel="00000000" w:rsidR="00000000" w:rsidRPr="00000000">
        <w:rPr>
          <w:rFonts w:ascii="Roboto" w:cs="Roboto" w:eastAsia="Roboto" w:hAnsi="Roboto"/>
          <w:b w:val="1"/>
          <w:bCs w:val="1"/>
          <w:color w:val="444746"/>
          <w:sz w:val="21"/>
          <w:szCs w:val="21"/>
          <w:highlight w:val="white"/>
          <w:rtl w:val="0"/>
        </w:rPr>
        <w:t xml:space="preserve">3.He dejado de comentar publicaciones en redes sociales.</w:t>
      </w:r>
    </w:p>
    <w:p w:rsidR="00000000" w:rsidDel="00000000" w:rsidP="00000000" w:rsidRDefault="00000000" w:rsidRPr="00000000" w14:paraId="00000165">
      <w:pPr>
        <w:spacing w:after="40" w:before="40" w:lineRule="auto"/>
        <w:rPr>
          <w:rFonts w:ascii="Roboto" w:cs="Roboto" w:eastAsia="Roboto" w:hAnsi="Roboto"/>
          <w:b w:val="1"/>
          <w:bCs w:val="1"/>
          <w:color w:val="444746"/>
          <w:sz w:val="21"/>
          <w:szCs w:val="21"/>
          <w:highlight w:val="white"/>
        </w:rPr>
      </w:pPr>
      <w:r w:rsidDel="00000000" w:rsidR="00000000" w:rsidRPr="00000000">
        <w:rPr>
          <w:rFonts w:ascii="Roboto" w:cs="Roboto" w:eastAsia="Roboto" w:hAnsi="Roboto"/>
          <w:b w:val="1"/>
          <w:bCs w:val="1"/>
          <w:color w:val="444746"/>
          <w:sz w:val="21"/>
          <w:szCs w:val="21"/>
          <w:highlight w:val="white"/>
          <w:rtl w:val="0"/>
        </w:rPr>
        <w:t xml:space="preserve">4. No subo fotos a estados o redes sociales.</w:t>
      </w:r>
    </w:p>
    <w:p w:rsidR="00000000" w:rsidDel="00000000" w:rsidP="00000000" w:rsidRDefault="00000000" w:rsidRPr="00000000" w14:paraId="00000166">
      <w:pPr>
        <w:spacing w:after="40" w:before="40" w:lineRule="auto"/>
        <w:rPr>
          <w:rFonts w:ascii="Roboto" w:cs="Roboto" w:eastAsia="Roboto" w:hAnsi="Roboto"/>
          <w:b w:val="1"/>
          <w:bCs w:val="1"/>
          <w:color w:val="444746"/>
          <w:sz w:val="21"/>
          <w:szCs w:val="21"/>
          <w:highlight w:val="white"/>
        </w:rPr>
      </w:pPr>
      <w:r w:rsidDel="00000000" w:rsidR="00000000" w:rsidRPr="00000000">
        <w:rPr>
          <w:rFonts w:ascii="Roboto" w:cs="Roboto" w:eastAsia="Roboto" w:hAnsi="Roboto"/>
          <w:b w:val="1"/>
          <w:bCs w:val="1"/>
          <w:color w:val="444746"/>
          <w:sz w:val="21"/>
          <w:szCs w:val="21"/>
          <w:highlight w:val="white"/>
          <w:rtl w:val="0"/>
        </w:rPr>
        <w:t xml:space="preserve">5. No hablo de temas políticos en la calle.</w:t>
      </w:r>
    </w:p>
    <w:p w:rsidR="00000000" w:rsidDel="00000000" w:rsidP="00000000" w:rsidRDefault="00000000" w:rsidRPr="00000000" w14:paraId="00000167">
      <w:pPr>
        <w:spacing w:after="40" w:before="40" w:lineRule="auto"/>
        <w:rPr>
          <w:rFonts w:ascii="Roboto" w:cs="Roboto" w:eastAsia="Roboto" w:hAnsi="Roboto"/>
          <w:b w:val="1"/>
          <w:bCs w:val="1"/>
          <w:color w:val="444746"/>
          <w:sz w:val="21"/>
          <w:szCs w:val="21"/>
          <w:highlight w:val="white"/>
        </w:rPr>
      </w:pPr>
      <w:r w:rsidDel="00000000" w:rsidR="00000000" w:rsidRPr="00000000">
        <w:rPr>
          <w:rFonts w:ascii="Roboto" w:cs="Roboto" w:eastAsia="Roboto" w:hAnsi="Roboto"/>
          <w:b w:val="1"/>
          <w:bCs w:val="1"/>
          <w:color w:val="444746"/>
          <w:sz w:val="21"/>
          <w:szCs w:val="21"/>
          <w:highlight w:val="white"/>
          <w:rtl w:val="0"/>
        </w:rPr>
        <w:t xml:space="preserve">6. He dejado de participar en foros y espacios públicos.</w:t>
      </w:r>
    </w:p>
    <w:p w:rsidR="00000000" w:rsidDel="00000000" w:rsidP="00000000" w:rsidRDefault="00000000" w:rsidRPr="00000000" w14:paraId="00000168">
      <w:pPr>
        <w:spacing w:after="40" w:before="40" w:lineRule="auto"/>
        <w:rPr>
          <w:rFonts w:ascii="Roboto" w:cs="Roboto" w:eastAsia="Roboto" w:hAnsi="Roboto"/>
          <w:b w:val="1"/>
          <w:bCs w:val="1"/>
          <w:color w:val="444746"/>
          <w:sz w:val="21"/>
          <w:szCs w:val="21"/>
          <w:highlight w:val="white"/>
        </w:rPr>
      </w:pPr>
      <w:r w:rsidDel="00000000" w:rsidR="00000000" w:rsidRPr="00000000">
        <w:rPr>
          <w:rtl w:val="0"/>
        </w:rPr>
      </w:r>
    </w:p>
    <w:p w:rsidR="00000000" w:rsidDel="00000000" w:rsidP="00000000" w:rsidRDefault="00000000" w:rsidRPr="00000000" w14:paraId="00000169">
      <w:pPr>
        <w:pStyle w:val="Heading1"/>
        <w:rPr/>
      </w:pPr>
      <w:bookmarkStart w:colFirst="0" w:colLast="0" w:name="_heading=h.xau5v9a6o6o7" w:id="0"/>
      <w:bookmarkEnd w:id="0"/>
      <w:r w:rsidDel="00000000" w:rsidR="00000000" w:rsidRPr="00000000">
        <w:rPr>
          <w:rtl w:val="0"/>
        </w:rPr>
        <w:t xml:space="preserve">SECCIÓN B: POLÍTICAS DE SEGURIDAD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Bdr>
          <w:bottom w:color="999999" w:space="1" w:sz="6" w:val="single"/>
        </w:pBdr>
        <w:spacing w:after="240" w:before="240" w:lineRule="auto"/>
        <w:ind w:right="600"/>
        <w:rPr>
          <w:b w:val="1"/>
          <w:bCs w:val="1"/>
        </w:rPr>
      </w:pPr>
      <w:r w:rsidDel="00000000" w:rsidR="00000000" w:rsidRPr="00000000">
        <w:rPr>
          <w:b w:val="1"/>
          <w:bCs w:val="1"/>
          <w:rtl w:val="0"/>
        </w:rPr>
        <w:t xml:space="preserve">4. Algunas personas piensan que los militares son más eficaces para combatir el crimen que la policía, mientras que otras piensan que la policía es más eficaz que los militares. ¿Con cuál de estas opiniones está más de acuerdo?</w:t>
      </w:r>
    </w:p>
    <w:sdt>
      <w:sdtPr>
        <w:id w:val="1214945649"/>
        <w:tag w:val="goog_rdk_285"/>
      </w:sdtPr>
      <w:sdtContent>
        <w:p w:rsidR="00000000" w:rsidDel="00000000" w:rsidP="00000000" w:rsidRDefault="00000000" w:rsidRPr="00000000" w14:paraId="0000016C">
          <w:pPr>
            <w:pBdr>
              <w:bottom w:color="999999" w:space="1" w:sz="6" w:val="single"/>
            </w:pBdr>
            <w:spacing w:after="240" w:before="240" w:lineRule="auto"/>
            <w:rPr/>
            <w:pPrChange w:author="Dorothy Jane Bridges Kronick" w:id="0" w:date="2026-04-28T16:42:17Z">
              <w:pPr>
                <w:pBdr>
                  <w:bottom w:color="999999" w:space="1" w:sz="6" w:val="single"/>
                </w:pBdr>
                <w:spacing w:after="240" w:before="240" w:lineRule="auto"/>
              </w:pPr>
            </w:pPrChange>
          </w:pPr>
          <w:r w:rsidDel="00000000" w:rsidR="00000000" w:rsidRPr="00000000">
            <w:rPr>
              <w:b w:val="1"/>
              <w:bCs w:val="1"/>
              <w:rtl w:val="0"/>
            </w:rPr>
            <w:t xml:space="preserve">Opciones de respuesta (ejemplo):</w:t>
            <w:br w:type="textWrapping"/>
          </w:r>
          <w:r w:rsidDel="00000000" w:rsidR="00000000" w:rsidRPr="00000000">
            <w:rPr>
              <w:rtl w:val="0"/>
            </w:rPr>
            <w:t xml:space="preserve"> 1 — Los militares son mucho más eficaces </w:t>
            <w:br w:type="textWrapping"/>
            <w:t xml:space="preserve"> 2 — Los militares son algo más eficaces </w:t>
            <w:br w:type="textWrapping"/>
            <w:t xml:space="preserve"> 3 — Ambos son igual de eficaces</w:t>
            <w:br w:type="textWrapping"/>
            <w:t xml:space="preserve"> 4 — La policía es algo más eficaz </w:t>
            <w:br w:type="textWrapping"/>
            <w:t xml:space="preserve"> 5 — La policía es mucho más eficaz</w:t>
            <w:br w:type="textWrapping"/>
            <w:t xml:space="preserve"> 6 — No sabe / Prefiere no responder</w:t>
          </w:r>
          <w:r w:rsidDel="00000000" w:rsidR="00000000" w:rsidRPr="00000000">
            <w:rPr>
              <w:rtl w:val="0"/>
            </w:rPr>
          </w:r>
        </w:p>
      </w:sdtContent>
    </w:sdt>
    <w:p w:rsidR="00000000" w:rsidDel="00000000" w:rsidP="00000000" w:rsidRDefault="00000000" w:rsidRPr="00000000" w14:paraId="0000016D">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6E">
      <w:pPr>
        <w:spacing w:after="60" w:before="120" w:lineRule="auto"/>
        <w:rPr>
          <w:b w:val="1"/>
          <w:bCs w:val="1"/>
        </w:rPr>
      </w:pPr>
      <w:r w:rsidDel="00000000" w:rsidR="00000000" w:rsidRPr="00000000">
        <w:rPr>
          <w:rFonts w:ascii="Arial" w:cs="Arial" w:eastAsia="Arial" w:hAnsi="Arial"/>
          <w:b w:val="1"/>
          <w:bCs w:val="1"/>
          <w:sz w:val="20"/>
          <w:szCs w:val="20"/>
          <w:rtl w:val="0"/>
        </w:rPr>
        <w:t xml:space="preserve">15a.</w:t>
      </w:r>
      <w:r w:rsidDel="00000000" w:rsidR="00000000" w:rsidRPr="00000000">
        <w:rPr>
          <w:b w:val="1"/>
          <w:bCs w:val="1"/>
          <w:color w:val="9900ff"/>
          <w:rtl w:val="0"/>
        </w:rPr>
        <w:t xml:space="preserve"> Y ahora hablando de políticas de seguridad del gobierno</w:t>
      </w:r>
      <w:r w:rsidDel="00000000" w:rsidR="00000000" w:rsidRPr="00000000">
        <w:rPr>
          <w:b w:val="1"/>
          <w:bCs w:val="1"/>
          <w:rtl w:val="0"/>
        </w:rPr>
        <w:t xml:space="preserve">: ¿alguna vez usted o algún miembro de su familia experimentó directamente un operativo de la OLP o de las FAES —por ejemplo, un allanamiento de su vivienda, un desalojo, una detención, una agresión física, o la muerte de un familiar?</w:t>
      </w:r>
    </w:p>
    <w:p w:rsidR="00000000" w:rsidDel="00000000" w:rsidP="00000000" w:rsidRDefault="00000000" w:rsidRPr="00000000" w14:paraId="0000016F">
      <w:pPr>
        <w:spacing w:after="40" w:before="40" w:lineRule="auto"/>
        <w:ind w:left="720" w:firstLine="0"/>
        <w:rPr/>
      </w:pPr>
      <w:r w:rsidDel="00000000" w:rsidR="00000000" w:rsidRPr="00000000">
        <w:rPr>
          <w:rFonts w:ascii="Arial" w:cs="Arial" w:eastAsia="Arial" w:hAnsi="Arial"/>
          <w:b w:val="1"/>
          <w:bCs w:val="1"/>
          <w:sz w:val="20"/>
          <w:szCs w:val="20"/>
          <w:rtl w:val="0"/>
        </w:rPr>
        <w:t xml:space="preserve">(1)  Sí</w:t>
      </w:r>
      <w:sdt>
        <w:sdtPr>
          <w:id w:val="-188245023"/>
          <w:tag w:val="goog_rdk_286"/>
        </w:sdtPr>
        <w:sdtContent>
          <w:ins w:author="Dorothy Jane Bridges Kronick" w:id="45" w:date="2026-04-28T16:23:42Z">
            <w:r w:rsidDel="00000000" w:rsidR="00000000" w:rsidRPr="00000000">
              <w:rPr>
                <w:rFonts w:ascii="Arial" w:cs="Arial" w:eastAsia="Arial" w:hAnsi="Arial"/>
                <w:b w:val="1"/>
                <w:bCs w:val="1"/>
                <w:sz w:val="20"/>
                <w:szCs w:val="20"/>
                <w:rtl w:val="0"/>
              </w:rPr>
              <w:t xml:space="preserve"> [Cu</w:t>
            </w:r>
          </w:ins>
          <w:sdt>
            <w:sdtPr>
              <w:id w:val="587763367"/>
              <w:tag w:val="goog_rdk_287"/>
            </w:sdtPr>
            <w:sdtContent>
              <w:ins w:author="Dorothy Jane Bridges Kronick" w:id="45" w:date="2026-04-28T16:23:42Z">
                <w:r w:rsidDel="00000000" w:rsidR="00000000" w:rsidRPr="00000000">
                  <w:rPr>
                    <w:b w:val="1"/>
                    <w:bCs w:val="1"/>
                    <w:rtl w:val="0"/>
                    <w:rPrChange w:author="Dorothy Jane Bridges Kronick" w:id="46" w:date="2026-04-28T16:23:42Z">
                      <w:rPr>
                        <w:rFonts w:ascii="Arial" w:cs="Arial" w:eastAsia="Arial" w:hAnsi="Arial"/>
                        <w:b w:val="1"/>
                        <w:bCs w:val="1"/>
                        <w:sz w:val="20"/>
                        <w:szCs w:val="20"/>
                      </w:rPr>
                    </w:rPrChange>
                  </w:rPr>
                  <w:t xml:space="preserve">ál?]</w:t>
                </w:r>
              </w:ins>
            </w:sdtContent>
          </w:sdt>
          <w:ins w:author="Dorothy Jane Bridges Kronick" w:id="45" w:date="2026-04-28T16:23:42Z"/>
        </w:sdtContent>
      </w:sdt>
      <w:r w:rsidDel="00000000" w:rsidR="00000000" w:rsidRPr="00000000">
        <w:rPr>
          <w:rtl w:val="0"/>
        </w:rPr>
      </w:r>
    </w:p>
    <w:p w:rsidR="00000000" w:rsidDel="00000000" w:rsidP="00000000" w:rsidRDefault="00000000" w:rsidRPr="00000000" w14:paraId="00000170">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sdt>
      <w:sdtPr>
        <w:id w:val="1509131545"/>
        <w:tag w:val="goog_rdk_289"/>
      </w:sdtPr>
      <w:sdtContent>
        <w:p w:rsidR="00000000" w:rsidDel="00000000" w:rsidP="00000000" w:rsidRDefault="00000000" w:rsidRPr="00000000" w14:paraId="00000171">
          <w:pPr>
            <w:spacing w:after="40" w:before="40" w:lineRule="auto"/>
            <w:ind w:left="720" w:firstLine="0"/>
            <w:rPr>
              <w:b w:val="1"/>
              <w:bCs w:val="1"/>
              <w:rPrChange w:author="Dorothy Jane Bridges Kronick" w:id="47" w:date="2026-04-28T16:23:38Z">
                <w:rPr/>
              </w:rPrChange>
            </w:rPr>
            <w:pPrChange w:author="Dorothy Jane Bridges Kronick" w:id="0" w:date="2026-04-28T16:23:38Z">
              <w:pPr>
                <w:spacing w:after="40" w:before="40" w:lineRule="auto"/>
                <w:ind w:left="720" w:firstLine="0"/>
              </w:pPr>
            </w:pPrChange>
          </w:pPr>
          <w:r w:rsidDel="00000000" w:rsidR="00000000" w:rsidRPr="00000000">
            <w:rPr>
              <w:rFonts w:ascii="Arial" w:cs="Arial" w:eastAsia="Arial" w:hAnsi="Arial"/>
              <w:b w:val="1"/>
              <w:bCs w:val="1"/>
              <w:sz w:val="20"/>
              <w:szCs w:val="20"/>
              <w:rtl w:val="0"/>
            </w:rPr>
            <w:t xml:space="preserve">(3)  Prefiero no decir</w:t>
          </w:r>
          <w:sdt>
            <w:sdtPr>
              <w:id w:val="-485580709"/>
              <w:tag w:val="goog_rdk_288"/>
            </w:sdtPr>
            <w:sdtContent>
              <w:r w:rsidDel="00000000" w:rsidR="00000000" w:rsidRPr="00000000">
                <w:rPr>
                  <w:rtl w:val="0"/>
                </w:rPr>
              </w:r>
            </w:sdtContent>
          </w:sdt>
        </w:p>
      </w:sdtContent>
    </w:sdt>
    <w:sdt>
      <w:sdtPr>
        <w:id w:val="289114876"/>
        <w:tag w:val="goog_rdk_291"/>
      </w:sdtPr>
      <w:sdtContent>
        <w:p w:rsidR="00000000" w:rsidDel="00000000" w:rsidP="00000000" w:rsidRDefault="00000000" w:rsidRPr="00000000" w14:paraId="00000172">
          <w:pPr>
            <w:spacing w:after="40" w:before="40" w:lineRule="auto"/>
            <w:ind w:left="720" w:firstLine="0"/>
            <w:rPr>
              <w:ins w:author="Dorothy Jane Bridges Kronick" w:id="48" w:date="2026-03-09T03:48:05Z"/>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(988888)  No responde  [NO LEER]</w:t>
          </w:r>
          <w:sdt>
            <w:sdtPr>
              <w:id w:val="-1818509867"/>
              <w:tag w:val="goog_rdk_290"/>
            </w:sdtPr>
            <w:sdtContent>
              <w:ins w:author="Dorothy Jane Bridges Kronick" w:id="48" w:date="2026-03-09T03:48:05Z">
                <w:r w:rsidDel="00000000" w:rsidR="00000000" w:rsidRPr="00000000">
                  <w:rPr>
                    <w:rtl w:val="0"/>
                  </w:rPr>
                </w:r>
              </w:ins>
            </w:sdtContent>
          </w:sdt>
        </w:p>
      </w:sdtContent>
    </w:sdt>
    <w:sdt>
      <w:sdtPr>
        <w:id w:val="-2093142639"/>
        <w:tag w:val="goog_rdk_293"/>
      </w:sdtPr>
      <w:sdtContent>
        <w:p w:rsidR="00000000" w:rsidDel="00000000" w:rsidP="00000000" w:rsidRDefault="00000000" w:rsidRPr="00000000" w14:paraId="00000173">
          <w:pPr>
            <w:spacing w:after="40" w:before="40" w:lineRule="auto"/>
            <w:ind w:left="0" w:firstLine="0"/>
            <w:rPr>
              <w:b w:val="1"/>
              <w:bCs w:val="1"/>
              <w:rPrChange w:author="Dorothy Jane Bridges Kronick" w:id="49" w:date="2026-03-09T03:48:05Z">
                <w:rPr/>
              </w:rPrChange>
            </w:rPr>
            <w:pPrChange w:author="Dorothy Jane Bridges Kronick" w:id="0" w:date="2026-03-09T03:48:07Z">
              <w:pPr>
                <w:spacing w:after="40" w:before="40" w:lineRule="auto"/>
                <w:ind w:left="720" w:firstLine="0"/>
              </w:pPr>
            </w:pPrChange>
          </w:pPr>
          <w:sdt>
            <w:sdtPr>
              <w:id w:val="-420792654"/>
              <w:tag w:val="goog_rdk_292"/>
            </w:sdtPr>
            <w:sdtContent>
              <w:r w:rsidDel="00000000" w:rsidR="00000000" w:rsidRPr="00000000">
                <w:rPr>
                  <w:rtl w:val="0"/>
                </w:rPr>
              </w:r>
            </w:sdtContent>
          </w:sdt>
        </w:p>
      </w:sdtContent>
    </w:sdt>
    <w:p w:rsidR="00000000" w:rsidDel="00000000" w:rsidP="00000000" w:rsidRDefault="00000000" w:rsidRPr="00000000" w14:paraId="00000174">
      <w:pPr>
        <w:spacing w:after="60" w:before="120" w:lineRule="auto"/>
        <w:rPr/>
      </w:pPr>
      <w:r w:rsidDel="00000000" w:rsidR="00000000" w:rsidRPr="00000000">
        <w:rPr>
          <w:rFonts w:ascii="Arial" w:cs="Arial" w:eastAsia="Arial" w:hAnsi="Arial"/>
          <w:b w:val="1"/>
          <w:bCs w:val="1"/>
          <w:sz w:val="20"/>
          <w:szCs w:val="20"/>
          <w:rtl w:val="0"/>
        </w:rPr>
        <w:t xml:space="preserve">15b. En su opinión, ¿las operaciones de las OLP y las FAES hicieron a Venezuela más segura, menos segura, o no cambiaron significativamente la seguridad?</w:t>
      </w:r>
      <w:r w:rsidDel="00000000" w:rsidR="00000000" w:rsidRPr="00000000">
        <w:rPr>
          <w:rtl w:val="0"/>
        </w:rPr>
      </w:r>
    </w:p>
    <w:p w:rsidR="00000000" w:rsidDel="00000000" w:rsidP="00000000" w:rsidRDefault="00000000" w:rsidRPr="00000000" w14:paraId="00000175">
      <w:pPr>
        <w:spacing w:after="40" w:before="40" w:lineRule="auto"/>
        <w:ind w:left="720" w:firstLine="0"/>
        <w:rPr/>
      </w:pPr>
      <w:r w:rsidDel="00000000" w:rsidR="00000000" w:rsidRPr="00000000">
        <w:rPr>
          <w:rFonts w:ascii="Arial" w:cs="Arial" w:eastAsia="Arial" w:hAnsi="Arial"/>
          <w:b w:val="1"/>
          <w:bCs w:val="1"/>
          <w:sz w:val="20"/>
          <w:szCs w:val="20"/>
          <w:rtl w:val="0"/>
        </w:rPr>
        <w:t xml:space="preserve">(1)  Mucho más segura</w:t>
      </w:r>
      <w:r w:rsidDel="00000000" w:rsidR="00000000" w:rsidRPr="00000000">
        <w:rPr>
          <w:rtl w:val="0"/>
        </w:rPr>
      </w:r>
    </w:p>
    <w:p w:rsidR="00000000" w:rsidDel="00000000" w:rsidP="00000000" w:rsidRDefault="00000000" w:rsidRPr="00000000" w14:paraId="00000176">
      <w:pPr>
        <w:spacing w:after="40" w:before="40" w:lineRule="auto"/>
        <w:ind w:left="720" w:firstLine="0"/>
        <w:rPr/>
      </w:pPr>
      <w:r w:rsidDel="00000000" w:rsidR="00000000" w:rsidRPr="00000000">
        <w:rPr>
          <w:rFonts w:ascii="Arial" w:cs="Arial" w:eastAsia="Arial" w:hAnsi="Arial"/>
          <w:b w:val="1"/>
          <w:bCs w:val="1"/>
          <w:sz w:val="20"/>
          <w:szCs w:val="20"/>
          <w:rtl w:val="0"/>
        </w:rPr>
        <w:t xml:space="preserve">(2)  Algo más segura</w:t>
      </w:r>
      <w:r w:rsidDel="00000000" w:rsidR="00000000" w:rsidRPr="00000000">
        <w:rPr>
          <w:rtl w:val="0"/>
        </w:rPr>
      </w:r>
    </w:p>
    <w:p w:rsidR="00000000" w:rsidDel="00000000" w:rsidP="00000000" w:rsidRDefault="00000000" w:rsidRPr="00000000" w14:paraId="00000177">
      <w:pPr>
        <w:spacing w:after="40" w:before="40" w:lineRule="auto"/>
        <w:ind w:left="720" w:firstLine="0"/>
        <w:rPr/>
      </w:pPr>
      <w:r w:rsidDel="00000000" w:rsidR="00000000" w:rsidRPr="00000000">
        <w:rPr>
          <w:rFonts w:ascii="Arial" w:cs="Arial" w:eastAsia="Arial" w:hAnsi="Arial"/>
          <w:b w:val="1"/>
          <w:bCs w:val="1"/>
          <w:sz w:val="20"/>
          <w:szCs w:val="20"/>
          <w:rtl w:val="0"/>
        </w:rPr>
        <w:t xml:space="preserve">(3)  Sin cambio significativo</w:t>
      </w:r>
      <w:r w:rsidDel="00000000" w:rsidR="00000000" w:rsidRPr="00000000">
        <w:rPr>
          <w:rtl w:val="0"/>
        </w:rPr>
      </w:r>
    </w:p>
    <w:p w:rsidR="00000000" w:rsidDel="00000000" w:rsidP="00000000" w:rsidRDefault="00000000" w:rsidRPr="00000000" w14:paraId="00000178">
      <w:pPr>
        <w:spacing w:after="40" w:before="40" w:lineRule="auto"/>
        <w:ind w:left="720" w:firstLine="0"/>
        <w:rPr/>
      </w:pPr>
      <w:r w:rsidDel="00000000" w:rsidR="00000000" w:rsidRPr="00000000">
        <w:rPr>
          <w:rFonts w:ascii="Arial" w:cs="Arial" w:eastAsia="Arial" w:hAnsi="Arial"/>
          <w:b w:val="1"/>
          <w:bCs w:val="1"/>
          <w:sz w:val="20"/>
          <w:szCs w:val="20"/>
          <w:rtl w:val="0"/>
        </w:rPr>
        <w:t xml:space="preserve">(4)  Algo menos segura</w:t>
      </w:r>
      <w:r w:rsidDel="00000000" w:rsidR="00000000" w:rsidRPr="00000000">
        <w:rPr>
          <w:rtl w:val="0"/>
        </w:rPr>
      </w:r>
    </w:p>
    <w:p w:rsidR="00000000" w:rsidDel="00000000" w:rsidP="00000000" w:rsidRDefault="00000000" w:rsidRPr="00000000" w14:paraId="00000179">
      <w:pPr>
        <w:spacing w:after="40" w:before="40" w:lineRule="auto"/>
        <w:ind w:left="720" w:firstLine="0"/>
        <w:rPr/>
      </w:pPr>
      <w:r w:rsidDel="00000000" w:rsidR="00000000" w:rsidRPr="00000000">
        <w:rPr>
          <w:rFonts w:ascii="Arial" w:cs="Arial" w:eastAsia="Arial" w:hAnsi="Arial"/>
          <w:b w:val="1"/>
          <w:bCs w:val="1"/>
          <w:sz w:val="20"/>
          <w:szCs w:val="20"/>
          <w:rtl w:val="0"/>
        </w:rPr>
        <w:t xml:space="preserve">(5)  Mucho menos segura</w:t>
      </w:r>
      <w:r w:rsidDel="00000000" w:rsidR="00000000" w:rsidRPr="00000000">
        <w:rPr>
          <w:rtl w:val="0"/>
        </w:rPr>
      </w:r>
    </w:p>
    <w:p w:rsidR="00000000" w:rsidDel="00000000" w:rsidP="00000000" w:rsidRDefault="00000000" w:rsidRPr="00000000" w14:paraId="0000017A">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17B">
      <w:pPr>
        <w:spacing w:after="40" w:before="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(988888)  No responde  [NO LEER]</w:t>
      </w:r>
    </w:p>
    <w:p w:rsidR="00000000" w:rsidDel="00000000" w:rsidP="00000000" w:rsidRDefault="00000000" w:rsidRPr="00000000" w14:paraId="0000017C">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17D">
      <w:pPr>
        <w:spacing w:after="60" w:before="120" w:lineRule="auto"/>
        <w:rPr>
          <w:b w:val="1"/>
          <w:bCs w:val="1"/>
        </w:rPr>
      </w:pPr>
      <w:r w:rsidDel="00000000" w:rsidR="00000000" w:rsidRPr="00000000">
        <w:rPr>
          <w:b w:val="1"/>
          <w:bCs w:val="1"/>
          <w:rtl w:val="0"/>
        </w:rPr>
        <w:t xml:space="preserve">15a. ¿Usted o algún miembro de su familia experimentó directamente la Operación Tun Tun —por ejemplo, si funcionarios fueron a su casa, allanaron su vivienda, detuvieron o exiliaron a alguien de su familia, o lo amenazaron y/o intimidaron?</w:t>
      </w:r>
    </w:p>
    <w:p w:rsidR="00000000" w:rsidDel="00000000" w:rsidP="00000000" w:rsidRDefault="00000000" w:rsidRPr="00000000" w14:paraId="0000017E">
      <w:pPr>
        <w:spacing w:after="40" w:before="40" w:lineRule="auto"/>
        <w:ind w:left="720" w:firstLine="0"/>
        <w:rPr/>
      </w:pPr>
      <w:r w:rsidDel="00000000" w:rsidR="00000000" w:rsidRPr="00000000">
        <w:rPr>
          <w:b w:val="1"/>
          <w:bCs w:val="1"/>
          <w:rtl w:val="0"/>
        </w:rPr>
        <w:t xml:space="preserve">(1)  Sí</w:t>
      </w:r>
      <w:r w:rsidDel="00000000" w:rsidR="00000000" w:rsidRPr="00000000">
        <w:rPr>
          <w:rtl w:val="0"/>
        </w:rPr>
      </w:r>
    </w:p>
    <w:p w:rsidR="00000000" w:rsidDel="00000000" w:rsidP="00000000" w:rsidRDefault="00000000" w:rsidRPr="00000000" w14:paraId="0000017F">
      <w:pPr>
        <w:spacing w:after="40" w:before="40" w:lineRule="auto"/>
        <w:ind w:left="720" w:firstLine="0"/>
        <w:rPr/>
      </w:pPr>
      <w:r w:rsidDel="00000000" w:rsidR="00000000" w:rsidRPr="00000000">
        <w:rPr>
          <w:b w:val="1"/>
          <w:bCs w:val="1"/>
          <w:rtl w:val="0"/>
        </w:rPr>
        <w:t xml:space="preserve">(2)  </w:t>
      </w:r>
      <w:r w:rsidDel="00000000" w:rsidR="00000000" w:rsidRPr="00000000">
        <w:rPr>
          <w:rtl w:val="0"/>
        </w:rPr>
        <w:t xml:space="preserve">No</w:t>
      </w:r>
    </w:p>
    <w:p w:rsidR="00000000" w:rsidDel="00000000" w:rsidP="00000000" w:rsidRDefault="00000000" w:rsidRPr="00000000" w14:paraId="00000180">
      <w:pPr>
        <w:spacing w:after="40" w:before="40" w:lineRule="auto"/>
        <w:ind w:left="720" w:firstLine="0"/>
        <w:rPr/>
      </w:pPr>
      <w:r w:rsidDel="00000000" w:rsidR="00000000" w:rsidRPr="00000000">
        <w:rPr>
          <w:b w:val="1"/>
          <w:bCs w:val="1"/>
          <w:rtl w:val="0"/>
        </w:rPr>
        <w:t xml:space="preserve">(3)  Prefiero no decir</w:t>
      </w:r>
      <w:r w:rsidDel="00000000" w:rsidR="00000000" w:rsidRPr="00000000">
        <w:rPr>
          <w:rtl w:val="0"/>
        </w:rPr>
      </w:r>
    </w:p>
    <w:p w:rsidR="00000000" w:rsidDel="00000000" w:rsidP="00000000" w:rsidRDefault="00000000" w:rsidRPr="00000000" w14:paraId="00000181">
      <w:pPr>
        <w:spacing w:after="40" w:before="40" w:lineRule="auto"/>
        <w:ind w:left="720" w:firstLine="0"/>
        <w:rPr>
          <w:b w:val="1"/>
          <w:bCs w:val="1"/>
        </w:rPr>
      </w:pPr>
      <w:r w:rsidDel="00000000" w:rsidR="00000000" w:rsidRPr="00000000">
        <w:rPr>
          <w:b w:val="1"/>
          <w:bCs w:val="1"/>
          <w:rtl w:val="0"/>
        </w:rPr>
        <w:t xml:space="preserve">(988888)  No responde  [NO LEER]</w:t>
      </w:r>
    </w:p>
    <w:sdt>
      <w:sdtPr>
        <w:id w:val="-1441732692"/>
        <w:tag w:val="goog_rdk_296"/>
      </w:sdtPr>
      <w:sdtContent>
        <w:p w:rsidR="00000000" w:rsidDel="00000000" w:rsidP="00000000" w:rsidRDefault="00000000" w:rsidRPr="00000000" w14:paraId="00000182">
          <w:pPr>
            <w:spacing w:after="40" w:before="40" w:lineRule="auto"/>
            <w:rPr>
              <w:del w:author="Dorothy Jane Bridges Kronick" w:id="51" w:date="2026-04-28T16:25:14Z"/>
              <w:b w:val="1"/>
              <w:bCs w:val="1"/>
            </w:rPr>
          </w:pPr>
          <w:sdt>
            <w:sdtPr>
              <w:id w:val="631469596"/>
              <w:tag w:val="goog_rdk_295"/>
            </w:sdtPr>
            <w:sdtContent>
              <w:del w:author="Dorothy Jane Bridges Kronick" w:id="51" w:date="2026-04-28T16:25:14Z">
                <w:r w:rsidDel="00000000" w:rsidR="00000000" w:rsidRPr="00000000">
                  <w:rPr>
                    <w:rtl w:val="0"/>
                  </w:rPr>
                </w:r>
              </w:del>
            </w:sdtContent>
          </w:sdt>
        </w:p>
      </w:sdtContent>
    </w:sdt>
    <w:sdt>
      <w:sdtPr>
        <w:id w:val="-850168452"/>
        <w:tag w:val="goog_rdk_299"/>
      </w:sdtPr>
      <w:sdtContent>
        <w:p w:rsidR="00000000" w:rsidDel="00000000" w:rsidP="00000000" w:rsidRDefault="00000000" w:rsidRPr="00000000" w14:paraId="00000183">
          <w:pPr>
            <w:spacing w:after="60" w:before="120" w:lineRule="auto"/>
            <w:rPr>
              <w:del w:author="Dorothy Jane Bridges Kronick" w:id="51" w:date="2026-04-28T16:25:14Z"/>
            </w:rPr>
          </w:pPr>
          <w:sdt>
            <w:sdtPr>
              <w:id w:val="371962142"/>
              <w:tag w:val="goog_rdk_297"/>
            </w:sdtPr>
            <w:sdtContent>
              <w:del w:author="Dorothy Jane Bridges Kronick" w:id="51" w:date="2026-04-28T16:25:14Z"/>
              <w:sdt>
                <w:sdtPr>
                  <w:id w:val="-890870500"/>
                  <w:tag w:val="goog_rdk_298"/>
                </w:sdtPr>
                <w:sdtContent>
                  <w:commentRangeStart w:id="19"/>
                </w:sdtContent>
              </w:sdt>
              <w:del w:author="Dorothy Jane Bridges Kronick" w:id="51" w:date="2026-04-28T16:25:14Z">
                <w:r w:rsidDel="00000000" w:rsidR="00000000" w:rsidRPr="00000000">
                  <w:rPr>
                    <w:b w:val="1"/>
                    <w:bCs w:val="1"/>
                    <w:rtl w:val="0"/>
                  </w:rPr>
                  <w:delText xml:space="preserve">15b. En su opinión, ¿la Operación Tun Tun hizo a Venezuela más segura, menos segura, o no cambiaron significativamente la seguridad?</w:delText>
                </w:r>
                <w:r w:rsidDel="00000000" w:rsidR="00000000" w:rsidRPr="00000000">
                  <w:rPr>
                    <w:rtl w:val="0"/>
                  </w:rPr>
                </w:r>
              </w:del>
            </w:sdtContent>
          </w:sdt>
        </w:p>
      </w:sdtContent>
    </w:sdt>
    <w:sdt>
      <w:sdtPr>
        <w:id w:val="1756713226"/>
        <w:tag w:val="goog_rdk_301"/>
      </w:sdtPr>
      <w:sdtContent>
        <w:p w:rsidR="00000000" w:rsidDel="00000000" w:rsidP="00000000" w:rsidRDefault="00000000" w:rsidRPr="00000000" w14:paraId="00000184">
          <w:pPr>
            <w:spacing w:after="40" w:before="40" w:lineRule="auto"/>
            <w:ind w:left="720" w:firstLine="0"/>
            <w:rPr>
              <w:del w:author="Dorothy Jane Bridges Kronick" w:id="51" w:date="2026-04-28T16:25:14Z"/>
            </w:rPr>
          </w:pPr>
          <w:sdt>
            <w:sdtPr>
              <w:id w:val="1891511435"/>
              <w:tag w:val="goog_rdk_300"/>
            </w:sdtPr>
            <w:sdtContent>
              <w:del w:author="Dorothy Jane Bridges Kronick" w:id="51" w:date="2026-04-28T16:25:14Z">
                <w:r w:rsidDel="00000000" w:rsidR="00000000" w:rsidRPr="00000000">
                  <w:rPr>
                    <w:b w:val="1"/>
                    <w:bCs w:val="1"/>
                    <w:rtl w:val="0"/>
                  </w:rPr>
                  <w:delText xml:space="preserve">(1)  Mucho más segura</w:delText>
                </w:r>
                <w:r w:rsidDel="00000000" w:rsidR="00000000" w:rsidRPr="00000000">
                  <w:rPr>
                    <w:rtl w:val="0"/>
                  </w:rPr>
                </w:r>
              </w:del>
            </w:sdtContent>
          </w:sdt>
        </w:p>
      </w:sdtContent>
    </w:sdt>
    <w:sdt>
      <w:sdtPr>
        <w:id w:val="439199702"/>
        <w:tag w:val="goog_rdk_303"/>
      </w:sdtPr>
      <w:sdtContent>
        <w:p w:rsidR="00000000" w:rsidDel="00000000" w:rsidP="00000000" w:rsidRDefault="00000000" w:rsidRPr="00000000" w14:paraId="00000185">
          <w:pPr>
            <w:spacing w:after="40" w:before="40" w:lineRule="auto"/>
            <w:ind w:left="720" w:firstLine="0"/>
            <w:rPr>
              <w:del w:author="Dorothy Jane Bridges Kronick" w:id="51" w:date="2026-04-28T16:25:14Z"/>
            </w:rPr>
          </w:pPr>
          <w:sdt>
            <w:sdtPr>
              <w:id w:val="1568225701"/>
              <w:tag w:val="goog_rdk_302"/>
            </w:sdtPr>
            <w:sdtContent>
              <w:del w:author="Dorothy Jane Bridges Kronick" w:id="51" w:date="2026-04-28T16:25:14Z">
                <w:r w:rsidDel="00000000" w:rsidR="00000000" w:rsidRPr="00000000">
                  <w:rPr>
                    <w:b w:val="1"/>
                    <w:bCs w:val="1"/>
                    <w:rtl w:val="0"/>
                  </w:rPr>
                  <w:delText xml:space="preserve">(2)  Algo más segura</w:delText>
                </w:r>
                <w:r w:rsidDel="00000000" w:rsidR="00000000" w:rsidRPr="00000000">
                  <w:rPr>
                    <w:rtl w:val="0"/>
                  </w:rPr>
                </w:r>
              </w:del>
            </w:sdtContent>
          </w:sdt>
        </w:p>
      </w:sdtContent>
    </w:sdt>
    <w:sdt>
      <w:sdtPr>
        <w:id w:val="399589222"/>
        <w:tag w:val="goog_rdk_305"/>
      </w:sdtPr>
      <w:sdtContent>
        <w:p w:rsidR="00000000" w:rsidDel="00000000" w:rsidP="00000000" w:rsidRDefault="00000000" w:rsidRPr="00000000" w14:paraId="00000186">
          <w:pPr>
            <w:spacing w:after="40" w:before="40" w:lineRule="auto"/>
            <w:ind w:left="720" w:firstLine="0"/>
            <w:rPr>
              <w:del w:author="Dorothy Jane Bridges Kronick" w:id="51" w:date="2026-04-28T16:25:14Z"/>
            </w:rPr>
          </w:pPr>
          <w:sdt>
            <w:sdtPr>
              <w:id w:val="-1763614989"/>
              <w:tag w:val="goog_rdk_304"/>
            </w:sdtPr>
            <w:sdtContent>
              <w:del w:author="Dorothy Jane Bridges Kronick" w:id="51" w:date="2026-04-28T16:25:14Z">
                <w:r w:rsidDel="00000000" w:rsidR="00000000" w:rsidRPr="00000000">
                  <w:rPr>
                    <w:b w:val="1"/>
                    <w:bCs w:val="1"/>
                    <w:rtl w:val="0"/>
                  </w:rPr>
                  <w:delText xml:space="preserve">(3)  Sin cambio significativo</w:delText>
                </w:r>
                <w:r w:rsidDel="00000000" w:rsidR="00000000" w:rsidRPr="00000000">
                  <w:rPr>
                    <w:rtl w:val="0"/>
                  </w:rPr>
                </w:r>
              </w:del>
            </w:sdtContent>
          </w:sdt>
        </w:p>
      </w:sdtContent>
    </w:sdt>
    <w:sdt>
      <w:sdtPr>
        <w:id w:val="1565169509"/>
        <w:tag w:val="goog_rdk_307"/>
      </w:sdtPr>
      <w:sdtContent>
        <w:p w:rsidR="00000000" w:rsidDel="00000000" w:rsidP="00000000" w:rsidRDefault="00000000" w:rsidRPr="00000000" w14:paraId="00000187">
          <w:pPr>
            <w:spacing w:after="40" w:before="40" w:lineRule="auto"/>
            <w:ind w:left="720" w:firstLine="0"/>
            <w:rPr>
              <w:del w:author="Dorothy Jane Bridges Kronick" w:id="51" w:date="2026-04-28T16:25:14Z"/>
            </w:rPr>
          </w:pPr>
          <w:sdt>
            <w:sdtPr>
              <w:id w:val="-1607632562"/>
              <w:tag w:val="goog_rdk_306"/>
            </w:sdtPr>
            <w:sdtContent>
              <w:del w:author="Dorothy Jane Bridges Kronick" w:id="51" w:date="2026-04-28T16:25:14Z">
                <w:r w:rsidDel="00000000" w:rsidR="00000000" w:rsidRPr="00000000">
                  <w:rPr>
                    <w:b w:val="1"/>
                    <w:bCs w:val="1"/>
                    <w:rtl w:val="0"/>
                  </w:rPr>
                  <w:delText xml:space="preserve">(4)  Algo menos segura</w:delText>
                </w:r>
                <w:r w:rsidDel="00000000" w:rsidR="00000000" w:rsidRPr="00000000">
                  <w:rPr>
                    <w:rtl w:val="0"/>
                  </w:rPr>
                </w:r>
              </w:del>
            </w:sdtContent>
          </w:sdt>
        </w:p>
      </w:sdtContent>
    </w:sdt>
    <w:sdt>
      <w:sdtPr>
        <w:id w:val="1751529604"/>
        <w:tag w:val="goog_rdk_309"/>
      </w:sdtPr>
      <w:sdtContent>
        <w:p w:rsidR="00000000" w:rsidDel="00000000" w:rsidP="00000000" w:rsidRDefault="00000000" w:rsidRPr="00000000" w14:paraId="00000188">
          <w:pPr>
            <w:spacing w:after="40" w:before="40" w:lineRule="auto"/>
            <w:ind w:left="720" w:firstLine="0"/>
            <w:rPr>
              <w:del w:author="Dorothy Jane Bridges Kronick" w:id="51" w:date="2026-04-28T16:25:14Z"/>
            </w:rPr>
          </w:pPr>
          <w:sdt>
            <w:sdtPr>
              <w:id w:val="-419464227"/>
              <w:tag w:val="goog_rdk_308"/>
            </w:sdtPr>
            <w:sdtContent>
              <w:del w:author="Dorothy Jane Bridges Kronick" w:id="51" w:date="2026-04-28T16:25:14Z">
                <w:r w:rsidDel="00000000" w:rsidR="00000000" w:rsidRPr="00000000">
                  <w:rPr>
                    <w:b w:val="1"/>
                    <w:bCs w:val="1"/>
                    <w:rtl w:val="0"/>
                  </w:rPr>
                  <w:delText xml:space="preserve">(5)  Mucho menos segura</w:delText>
                </w:r>
                <w:r w:rsidDel="00000000" w:rsidR="00000000" w:rsidRPr="00000000">
                  <w:rPr>
                    <w:rtl w:val="0"/>
                  </w:rPr>
                </w:r>
              </w:del>
            </w:sdtContent>
          </w:sdt>
        </w:p>
      </w:sdtContent>
    </w:sdt>
    <w:sdt>
      <w:sdtPr>
        <w:id w:val="-174027123"/>
        <w:tag w:val="goog_rdk_311"/>
      </w:sdtPr>
      <w:sdtContent>
        <w:p w:rsidR="00000000" w:rsidDel="00000000" w:rsidP="00000000" w:rsidRDefault="00000000" w:rsidRPr="00000000" w14:paraId="00000189">
          <w:pPr>
            <w:spacing w:after="40" w:before="40" w:lineRule="auto"/>
            <w:ind w:left="720" w:firstLine="0"/>
            <w:rPr>
              <w:del w:author="Dorothy Jane Bridges Kronick" w:id="51" w:date="2026-04-28T16:25:14Z"/>
            </w:rPr>
          </w:pPr>
          <w:sdt>
            <w:sdtPr>
              <w:id w:val="-366727538"/>
              <w:tag w:val="goog_rdk_310"/>
            </w:sdtPr>
            <w:sdtContent>
              <w:del w:author="Dorothy Jane Bridges Kronick" w:id="51" w:date="2026-04-28T16:25:14Z">
                <w:r w:rsidDel="00000000" w:rsidR="00000000" w:rsidRPr="00000000">
                  <w:rPr>
                    <w:b w:val="1"/>
                    <w:bCs w:val="1"/>
                    <w:rtl w:val="0"/>
                  </w:rPr>
                  <w:delText xml:space="preserve">(888888)  No sabe  [NO LEER]</w:delText>
                </w:r>
                <w:r w:rsidDel="00000000" w:rsidR="00000000" w:rsidRPr="00000000">
                  <w:rPr>
                    <w:rtl w:val="0"/>
                  </w:rPr>
                </w:r>
              </w:del>
            </w:sdtContent>
          </w:sdt>
        </w:p>
      </w:sdtContent>
    </w:sdt>
    <w:p w:rsidR="00000000" w:rsidDel="00000000" w:rsidP="00000000" w:rsidRDefault="00000000" w:rsidRPr="00000000" w14:paraId="0000018A">
      <w:pPr>
        <w:spacing w:after="40" w:before="40" w:lineRule="auto"/>
        <w:ind w:left="720" w:firstLine="0"/>
        <w:rPr>
          <w:b w:val="1"/>
          <w:bCs w:val="1"/>
        </w:rPr>
      </w:pPr>
      <w:sdt>
        <w:sdtPr>
          <w:id w:val="1598982239"/>
          <w:tag w:val="goog_rdk_312"/>
        </w:sdtPr>
        <w:sdtContent>
          <w:del w:author="Dorothy Jane Bridges Kronick" w:id="51" w:date="2026-04-28T16:25:14Z">
            <w:r w:rsidDel="00000000" w:rsidR="00000000" w:rsidRPr="00000000">
              <w:rPr>
                <w:b w:val="1"/>
                <w:bCs w:val="1"/>
                <w:rtl w:val="0"/>
              </w:rPr>
              <w:delText xml:space="preserve">(988888)  No responde  [NO LEER]</w:delText>
            </w:r>
          </w:del>
        </w:sdtContent>
      </w:sdt>
      <w:commentRangeEnd w:id="19"/>
      <w:r w:rsidDel="00000000" w:rsidR="00000000" w:rsidRPr="00000000">
        <w:commentReference w:id="19"/>
      </w:r>
      <w:r w:rsidDel="00000000" w:rsidR="00000000" w:rsidRPr="00000000">
        <w:rPr>
          <w:rtl w:val="0"/>
        </w:rPr>
      </w:r>
    </w:p>
    <w:sdt>
      <w:sdtPr>
        <w:id w:val="809450505"/>
        <w:tag w:val="goog_rdk_313"/>
      </w:sdtPr>
      <w:sdtContent>
        <w:p w:rsidR="00000000" w:rsidDel="00000000" w:rsidP="00000000" w:rsidRDefault="00000000" w:rsidRPr="00000000" w14:paraId="0000018B">
          <w:pPr>
            <w:spacing w:after="40" w:before="40" w:lineRule="auto"/>
            <w:ind w:left="720" w:firstLine="0"/>
            <w:rPr>
              <w:b w:val="1"/>
              <w:bCs w:val="1"/>
            </w:rPr>
            <w:pPrChange w:author="Dorothy Jane Bridges Kronick" w:id="0" w:date="2026-03-09T03:48:14Z">
              <w:pPr>
                <w:spacing w:after="40" w:before="40" w:lineRule="auto"/>
                <w:ind w:left="720" w:firstLine="0"/>
              </w:pPr>
            </w:pPrChange>
          </w:pPr>
          <w:r w:rsidDel="00000000" w:rsidR="00000000" w:rsidRPr="00000000">
            <w:rPr>
              <w:rtl w:val="0"/>
            </w:rPr>
          </w:r>
        </w:p>
      </w:sdtContent>
    </w:sdt>
    <w:p w:rsidR="00000000" w:rsidDel="00000000" w:rsidP="00000000" w:rsidRDefault="00000000" w:rsidRPr="00000000" w14:paraId="0000018C">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8D">
      <w:pPr>
        <w:spacing w:after="60" w:before="120" w:lineRule="auto"/>
        <w:rPr/>
      </w:pPr>
      <w:r w:rsidDel="00000000" w:rsidR="00000000" w:rsidRPr="00000000">
        <w:rPr>
          <w:rFonts w:ascii="Arial" w:cs="Arial" w:eastAsia="Arial" w:hAnsi="Arial"/>
          <w:b w:val="1"/>
          <w:bCs w:val="1"/>
          <w:sz w:val="20"/>
          <w:szCs w:val="20"/>
          <w:rtl w:val="0"/>
        </w:rPr>
        <w:t xml:space="preserve">22. Durante los últimos quince años, el gobierno implementó una política conocida como las zonas de paz, </w:t>
      </w:r>
      <w:r w:rsidDel="00000000" w:rsidR="00000000" w:rsidRPr="00000000">
        <w:rPr>
          <w:b w:val="1"/>
          <w:bCs w:val="1"/>
          <w:rtl w:val="0"/>
        </w:rPr>
        <w:t xml:space="preserve">en la cual</w:t>
      </w:r>
      <w:r w:rsidDel="00000000" w:rsidR="00000000" w:rsidRPr="00000000">
        <w:rPr>
          <w:rFonts w:ascii="Arial" w:cs="Arial" w:eastAsia="Arial" w:hAnsi="Arial"/>
          <w:b w:val="1"/>
          <w:bCs w:val="1"/>
          <w:sz w:val="20"/>
          <w:szCs w:val="20"/>
          <w:rtl w:val="0"/>
        </w:rPr>
        <w:t xml:space="preserve"> el gobierno </w:t>
      </w:r>
      <w:r w:rsidDel="00000000" w:rsidR="00000000" w:rsidRPr="00000000">
        <w:rPr>
          <w:b w:val="1"/>
          <w:bCs w:val="1"/>
          <w:rtl w:val="0"/>
        </w:rPr>
        <w:t xml:space="preserve">negociaba</w:t>
      </w:r>
      <w:r w:rsidDel="00000000" w:rsidR="00000000" w:rsidRPr="00000000">
        <w:rPr>
          <w:rFonts w:ascii="Arial" w:cs="Arial" w:eastAsia="Arial" w:hAnsi="Arial"/>
          <w:b w:val="1"/>
          <w:bCs w:val="1"/>
          <w:sz w:val="20"/>
          <w:szCs w:val="20"/>
          <w:rtl w:val="0"/>
        </w:rPr>
        <w:t xml:space="preserve"> pactos con grupos delictivos para reducir la criminalidad. ¿Su barrio fue alguna vez designado zona de paz?</w:t>
      </w:r>
      <w:r w:rsidDel="00000000" w:rsidR="00000000" w:rsidRPr="00000000">
        <w:rPr>
          <w:rtl w:val="0"/>
        </w:rPr>
      </w:r>
    </w:p>
    <w:p w:rsidR="00000000" w:rsidDel="00000000" w:rsidP="00000000" w:rsidRDefault="00000000" w:rsidRPr="00000000" w14:paraId="0000018E">
      <w:pPr>
        <w:spacing w:after="40" w:before="40" w:lineRule="auto"/>
        <w:ind w:left="720" w:firstLine="0"/>
        <w:rPr/>
      </w:pPr>
      <w:r w:rsidDel="00000000" w:rsidR="00000000" w:rsidRPr="00000000">
        <w:rPr>
          <w:rFonts w:ascii="Arial" w:cs="Arial" w:eastAsia="Arial" w:hAnsi="Arial"/>
          <w:b w:val="1"/>
          <w:bCs w:val="1"/>
          <w:sz w:val="20"/>
          <w:szCs w:val="20"/>
          <w:rtl w:val="0"/>
        </w:rPr>
        <w:t xml:space="preserve">(1)  Sí</w:t>
      </w:r>
      <w:r w:rsidDel="00000000" w:rsidR="00000000" w:rsidRPr="00000000">
        <w:rPr>
          <w:rtl w:val="0"/>
        </w:rPr>
      </w:r>
    </w:p>
    <w:p w:rsidR="00000000" w:rsidDel="00000000" w:rsidP="00000000" w:rsidRDefault="00000000" w:rsidRPr="00000000" w14:paraId="0000018F">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sdt>
      <w:sdtPr>
        <w:id w:val="-72486664"/>
        <w:tag w:val="goog_rdk_315"/>
      </w:sdtPr>
      <w:sdtContent>
        <w:p w:rsidR="00000000" w:rsidDel="00000000" w:rsidP="00000000" w:rsidRDefault="00000000" w:rsidRPr="00000000" w14:paraId="00000190">
          <w:pPr>
            <w:spacing w:after="40" w:before="40" w:lineRule="auto"/>
            <w:ind w:left="720" w:firstLine="0"/>
            <w:rPr>
              <w:ins w:author="Dorothy Jane Bridges Kronick" w:id="53" w:date="2026-04-28T16:30:14Z"/>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No estoy seguro/a</w:t>
          </w:r>
          <w:sdt>
            <w:sdtPr>
              <w:id w:val="-270469743"/>
              <w:tag w:val="goog_rdk_314"/>
            </w:sdtPr>
            <w:sdtContent>
              <w:ins w:author="Dorothy Jane Bridges Kronick" w:id="53" w:date="2026-04-28T16:30:14Z">
                <w:r w:rsidDel="00000000" w:rsidR="00000000" w:rsidRPr="00000000">
                  <w:rPr>
                    <w:rtl w:val="0"/>
                  </w:rPr>
                </w:r>
              </w:ins>
            </w:sdtContent>
          </w:sdt>
        </w:p>
      </w:sdtContent>
    </w:sdt>
    <w:sdt>
      <w:sdtPr>
        <w:id w:val="826840109"/>
        <w:tag w:val="goog_rdk_319"/>
      </w:sdtPr>
      <w:sdtContent>
        <w:p w:rsidR="00000000" w:rsidDel="00000000" w:rsidP="00000000" w:rsidRDefault="00000000" w:rsidRPr="00000000" w14:paraId="00000191">
          <w:pPr>
            <w:spacing w:after="40" w:before="40" w:lineRule="auto"/>
            <w:ind w:left="720" w:firstLine="0"/>
            <w:rPr>
              <w:b w:val="1"/>
              <w:bCs w:val="1"/>
              <w:rPrChange w:author="Dorothy Jane Bridges Kronick" w:id="54" w:date="2026-04-28T16:30:14Z">
                <w:rPr/>
              </w:rPrChange>
            </w:rPr>
          </w:pPr>
          <w:sdt>
            <w:sdtPr>
              <w:id w:val="-1599067701"/>
              <w:tag w:val="goog_rdk_316"/>
            </w:sdtPr>
            <w:sdtContent>
              <w:ins w:author="Dorothy Jane Bridges Kronick" w:id="53" w:date="2026-04-28T16:30:14Z"/>
              <w:sdt>
                <w:sdtPr>
                  <w:id w:val="-1054210603"/>
                  <w:tag w:val="goog_rdk_317"/>
                </w:sdtPr>
                <w:sdtContent>
                  <w:ins w:author="Dorothy Jane Bridges Kronick" w:id="53" w:date="2026-04-28T16:30:14Z">
                    <w:r w:rsidDel="00000000" w:rsidR="00000000" w:rsidRPr="00000000">
                      <w:rPr>
                        <w:b w:val="1"/>
                        <w:bCs w:val="1"/>
                        <w:rtl w:val="0"/>
                        <w:rPrChange w:author="Dorothy Jane Bridges Kronick" w:id="54" w:date="2026-04-28T16:30:14Z">
                          <w:rPr>
                            <w:rFonts w:ascii="Arial" w:cs="Arial" w:eastAsia="Arial" w:hAnsi="Arial"/>
                            <w:b w:val="1"/>
                            <w:bCs w:val="1"/>
                            <w:sz w:val="20"/>
                            <w:szCs w:val="20"/>
                          </w:rPr>
                        </w:rPrChange>
                      </w:rPr>
                      <w:t xml:space="preserve">(4)  No conozco las zonas de paz</w:t>
                    </w:r>
                  </w:ins>
                </w:sdtContent>
              </w:sdt>
              <w:ins w:author="Dorothy Jane Bridges Kronick" w:id="53" w:date="2026-04-28T16:30:14Z"/>
            </w:sdtContent>
          </w:sdt>
          <w:sdt>
            <w:sdtPr>
              <w:id w:val="-552604741"/>
              <w:tag w:val="goog_rdk_318"/>
            </w:sdtPr>
            <w:sdtContent>
              <w:r w:rsidDel="00000000" w:rsidR="00000000" w:rsidRPr="00000000">
                <w:rPr>
                  <w:rtl w:val="0"/>
                </w:rPr>
              </w:r>
            </w:sdtContent>
          </w:sdt>
        </w:p>
      </w:sdtContent>
    </w:sdt>
    <w:p w:rsidR="00000000" w:rsidDel="00000000" w:rsidP="00000000" w:rsidRDefault="00000000" w:rsidRPr="00000000" w14:paraId="00000192">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193">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94">
      <w:pPr>
        <w:spacing w:after="60" w:before="120" w:lineRule="auto"/>
        <w:rPr/>
      </w:pPr>
      <w:r w:rsidDel="00000000" w:rsidR="00000000" w:rsidRPr="00000000">
        <w:rPr>
          <w:rFonts w:ascii="Arial" w:cs="Arial" w:eastAsia="Arial" w:hAnsi="Arial"/>
          <w:b w:val="1"/>
          <w:bCs w:val="1"/>
          <w:sz w:val="20"/>
          <w:szCs w:val="20"/>
          <w:rtl w:val="0"/>
        </w:rPr>
        <w:t xml:space="preserve">23. [Solo para quienes responden sí] ¿Siente que la política de zona de paz hizo que su</w:t>
      </w:r>
      <w:r w:rsidDel="00000000" w:rsidR="00000000" w:rsidRPr="00000000">
        <w:rPr>
          <w:b w:val="1"/>
          <w:bCs w:val="1"/>
          <w:rtl w:val="0"/>
        </w:rPr>
        <w:t xml:space="preserve"> sector</w:t>
      </w:r>
      <w:r w:rsidDel="00000000" w:rsidR="00000000" w:rsidRPr="00000000">
        <w:rPr>
          <w:rFonts w:ascii="Arial" w:cs="Arial" w:eastAsia="Arial" w:hAnsi="Arial"/>
          <w:b w:val="1"/>
          <w:bCs w:val="1"/>
          <w:sz w:val="20"/>
          <w:szCs w:val="20"/>
          <w:rtl w:val="0"/>
        </w:rPr>
        <w:t xml:space="preserve"> fuera más seguro</w:t>
      </w:r>
      <w:sdt>
        <w:sdtPr>
          <w:id w:val="387582364"/>
          <w:tag w:val="goog_rdk_320"/>
        </w:sdtPr>
        <w:sdtContent>
          <w:ins w:author="Dorothy Jane Bridges Kronick" w:id="55" w:date="2026-04-28T16:28:23Z">
            <w:r w:rsidDel="00000000" w:rsidR="00000000" w:rsidRPr="00000000">
              <w:rPr>
                <w:rFonts w:ascii="Arial" w:cs="Arial" w:eastAsia="Arial" w:hAnsi="Arial"/>
                <w:b w:val="1"/>
                <w:bCs w:val="1"/>
                <w:sz w:val="20"/>
                <w:szCs w:val="20"/>
                <w:rtl w:val="0"/>
              </w:rPr>
              <w:t xml:space="preserve">, menos seguro, o no c</w:t>
            </w:r>
          </w:ins>
          <w:sdt>
            <w:sdtPr>
              <w:id w:val="-169415682"/>
              <w:tag w:val="goog_rdk_321"/>
            </w:sdtPr>
            <w:sdtContent>
              <w:ins w:author="Dorothy Jane Bridges Kronick" w:id="55" w:date="2026-04-28T16:28:23Z">
                <w:r w:rsidDel="00000000" w:rsidR="00000000" w:rsidRPr="00000000">
                  <w:rPr>
                    <w:b w:val="1"/>
                    <w:bCs w:val="1"/>
                    <w:rtl w:val="0"/>
                    <w:rPrChange w:author="Dorothy Jane Bridges Kronick" w:id="56" w:date="2026-04-28T16:28:23Z">
                      <w:rPr>
                        <w:rFonts w:ascii="Arial" w:cs="Arial" w:eastAsia="Arial" w:hAnsi="Arial"/>
                        <w:b w:val="1"/>
                        <w:bCs w:val="1"/>
                        <w:sz w:val="20"/>
                        <w:szCs w:val="20"/>
                      </w:rPr>
                    </w:rPrChange>
                  </w:rPr>
                  <w:t xml:space="preserve">ambió significativamente la seguridad</w:t>
                </w:r>
              </w:ins>
            </w:sdtContent>
          </w:sdt>
          <w:ins w:author="Dorothy Jane Bridges Kronick" w:id="55" w:date="2026-04-28T16:28:23Z"/>
        </w:sdtContent>
      </w:sdt>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195">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[Preguntar solo si el encuestado/a respondió 'Sí' a la P22.]</w:t>
      </w:r>
      <w:r w:rsidDel="00000000" w:rsidR="00000000" w:rsidRPr="00000000">
        <w:rPr>
          <w:rtl w:val="0"/>
        </w:rPr>
      </w:r>
    </w:p>
    <w:p w:rsidR="00000000" w:rsidDel="00000000" w:rsidP="00000000" w:rsidRDefault="00000000" w:rsidRPr="00000000" w14:paraId="00000196">
      <w:pPr>
        <w:spacing w:after="40" w:before="40" w:lineRule="auto"/>
        <w:ind w:left="720" w:firstLine="0"/>
        <w:rPr/>
      </w:pPr>
      <w:r w:rsidDel="00000000" w:rsidR="00000000" w:rsidRPr="00000000">
        <w:rPr>
          <w:rFonts w:ascii="Arial" w:cs="Arial" w:eastAsia="Arial" w:hAnsi="Arial"/>
          <w:b w:val="1"/>
          <w:bCs w:val="1"/>
          <w:sz w:val="20"/>
          <w:szCs w:val="20"/>
          <w:rtl w:val="0"/>
        </w:rPr>
        <w:t xml:space="preserve">(1)  Sí</w:t>
      </w:r>
      <w:r w:rsidDel="00000000" w:rsidR="00000000" w:rsidRPr="00000000">
        <w:rPr>
          <w:rtl w:val="0"/>
        </w:rPr>
      </w:r>
    </w:p>
    <w:p w:rsidR="00000000" w:rsidDel="00000000" w:rsidP="00000000" w:rsidRDefault="00000000" w:rsidRPr="00000000" w14:paraId="00000197">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198">
      <w:pPr>
        <w:spacing w:after="40" w:before="40" w:lineRule="auto"/>
        <w:ind w:left="720" w:firstLine="0"/>
        <w:rPr/>
      </w:pPr>
      <w:r w:rsidDel="00000000" w:rsidR="00000000" w:rsidRPr="00000000">
        <w:rPr>
          <w:rFonts w:ascii="Arial" w:cs="Arial" w:eastAsia="Arial" w:hAnsi="Arial"/>
          <w:b w:val="1"/>
          <w:bCs w:val="1"/>
          <w:sz w:val="20"/>
          <w:szCs w:val="20"/>
          <w:rtl w:val="0"/>
        </w:rPr>
        <w:t xml:space="preserve">(3)  No estoy seguro/a</w:t>
      </w:r>
      <w:r w:rsidDel="00000000" w:rsidR="00000000" w:rsidRPr="00000000">
        <w:rPr>
          <w:rtl w:val="0"/>
        </w:rPr>
      </w:r>
    </w:p>
    <w:p w:rsidR="00000000" w:rsidDel="00000000" w:rsidP="00000000" w:rsidRDefault="00000000" w:rsidRPr="00000000" w14:paraId="00000199">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19A">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9B">
      <w:pPr>
        <w:spacing w:after="60" w:before="120" w:lineRule="auto"/>
        <w:rPr/>
      </w:pPr>
      <w:r w:rsidDel="00000000" w:rsidR="00000000" w:rsidRPr="00000000">
        <w:rPr>
          <w:rFonts w:ascii="Arial" w:cs="Arial" w:eastAsia="Arial" w:hAnsi="Arial"/>
          <w:b w:val="1"/>
          <w:bCs w:val="1"/>
          <w:sz w:val="20"/>
          <w:szCs w:val="20"/>
          <w:rtl w:val="0"/>
        </w:rPr>
        <w:t xml:space="preserve">24. [Solo para quienes responden no a la P22] ¿Siente que las zonas de paz hicieron al país más seguro</w:t>
      </w:r>
      <w:sdt>
        <w:sdtPr>
          <w:id w:val="-245444117"/>
          <w:tag w:val="goog_rdk_322"/>
        </w:sdtPr>
        <w:sdtContent>
          <w:ins w:author="Dorothy Jane Bridges Kronick" w:id="57" w:date="2026-04-28T16:28:55Z">
            <w:r w:rsidDel="00000000" w:rsidR="00000000" w:rsidRPr="00000000">
              <w:rPr>
                <w:rFonts w:ascii="Arial" w:cs="Arial" w:eastAsia="Arial" w:hAnsi="Arial"/>
                <w:b w:val="1"/>
                <w:bCs w:val="1"/>
                <w:sz w:val="20"/>
                <w:szCs w:val="20"/>
                <w:rtl w:val="0"/>
              </w:rPr>
              <w:t xml:space="preserve">, menos seguro, o no cambiaron</w:t>
            </w:r>
          </w:ins>
          <w:sdt>
            <w:sdtPr>
              <w:id w:val="1408507903"/>
              <w:tag w:val="goog_rdk_323"/>
            </w:sdtPr>
            <w:sdtContent>
              <w:ins w:author="Dorothy Jane Bridges Kronick" w:id="57" w:date="2026-04-28T16:28:55Z">
                <w:r w:rsidDel="00000000" w:rsidR="00000000" w:rsidRPr="00000000">
                  <w:rPr>
                    <w:b w:val="1"/>
                    <w:bCs w:val="1"/>
                    <w:rtl w:val="0"/>
                    <w:rPrChange w:author="Dorothy Jane Bridges Kronick" w:id="58" w:date="2026-04-28T16:28:55Z">
                      <w:rPr>
                        <w:rFonts w:ascii="Arial" w:cs="Arial" w:eastAsia="Arial" w:hAnsi="Arial"/>
                        <w:b w:val="1"/>
                        <w:bCs w:val="1"/>
                        <w:sz w:val="20"/>
                        <w:szCs w:val="20"/>
                      </w:rPr>
                    </w:rPrChange>
                  </w:rPr>
                  <w:t xml:space="preserve"> significativamente la seguridad</w:t>
                </w:r>
              </w:ins>
            </w:sdtContent>
          </w:sdt>
          <w:ins w:author="Dorothy Jane Bridges Kronick" w:id="57" w:date="2026-04-28T16:28:55Z"/>
        </w:sdtContent>
      </w:sdt>
      <w:sdt>
        <w:sdtPr>
          <w:id w:val="88641320"/>
          <w:tag w:val="goog_rdk_324"/>
        </w:sdtPr>
        <w:sdtContent>
          <w:del w:author="Dorothy Jane Bridges Kronick" w:id="57" w:date="2026-04-28T16:28:55Z">
            <w:r w:rsidDel="00000000" w:rsidR="00000000" w:rsidRPr="00000000">
              <w:rPr>
                <w:rFonts w:ascii="Arial" w:cs="Arial" w:eastAsia="Arial" w:hAnsi="Arial"/>
                <w:b w:val="1"/>
                <w:bCs w:val="1"/>
                <w:sz w:val="20"/>
                <w:szCs w:val="20"/>
                <w:rtl w:val="0"/>
              </w:rPr>
              <w:delText xml:space="preserve"> en general</w:delText>
            </w:r>
          </w:del>
        </w:sdtContent>
      </w:sdt>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19C">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[Preguntar solo si el encuestado/a respondió 'No' a la P22.]</w:t>
      </w:r>
      <w:r w:rsidDel="00000000" w:rsidR="00000000" w:rsidRPr="00000000">
        <w:rPr>
          <w:rtl w:val="0"/>
        </w:rPr>
      </w:r>
    </w:p>
    <w:p w:rsidR="00000000" w:rsidDel="00000000" w:rsidP="00000000" w:rsidRDefault="00000000" w:rsidRPr="00000000" w14:paraId="0000019D">
      <w:pPr>
        <w:spacing w:after="40" w:before="40" w:lineRule="auto"/>
        <w:ind w:left="720" w:firstLine="0"/>
        <w:rPr/>
      </w:pPr>
      <w:r w:rsidDel="00000000" w:rsidR="00000000" w:rsidRPr="00000000">
        <w:rPr>
          <w:rFonts w:ascii="Arial" w:cs="Arial" w:eastAsia="Arial" w:hAnsi="Arial"/>
          <w:b w:val="1"/>
          <w:bCs w:val="1"/>
          <w:sz w:val="20"/>
          <w:szCs w:val="20"/>
          <w:rtl w:val="0"/>
        </w:rPr>
        <w:t xml:space="preserve">(1)  Sí</w:t>
      </w:r>
      <w:r w:rsidDel="00000000" w:rsidR="00000000" w:rsidRPr="00000000">
        <w:rPr>
          <w:rtl w:val="0"/>
        </w:rPr>
      </w:r>
    </w:p>
    <w:p w:rsidR="00000000" w:rsidDel="00000000" w:rsidP="00000000" w:rsidRDefault="00000000" w:rsidRPr="00000000" w14:paraId="0000019E">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sdt>
      <w:sdtPr>
        <w:id w:val="-515508935"/>
        <w:tag w:val="goog_rdk_326"/>
      </w:sdtPr>
      <w:sdtContent>
        <w:p w:rsidR="00000000" w:rsidDel="00000000" w:rsidP="00000000" w:rsidRDefault="00000000" w:rsidRPr="00000000" w14:paraId="0000019F">
          <w:pPr>
            <w:spacing w:after="40" w:before="40" w:lineRule="auto"/>
            <w:ind w:left="720" w:firstLine="0"/>
            <w:rPr>
              <w:ins w:author="Dorothy Jane Bridges Kronick" w:id="59" w:date="2026-04-28T16:29:47Z"/>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No estoy seguro/a</w:t>
          </w:r>
          <w:sdt>
            <w:sdtPr>
              <w:id w:val="-1822187233"/>
              <w:tag w:val="goog_rdk_325"/>
            </w:sdtPr>
            <w:sdtContent>
              <w:ins w:author="Dorothy Jane Bridges Kronick" w:id="59" w:date="2026-04-28T16:29:47Z">
                <w:r w:rsidDel="00000000" w:rsidR="00000000" w:rsidRPr="00000000">
                  <w:rPr>
                    <w:rtl w:val="0"/>
                  </w:rPr>
                </w:r>
              </w:ins>
            </w:sdtContent>
          </w:sdt>
        </w:p>
      </w:sdtContent>
    </w:sdt>
    <w:sdt>
      <w:sdtPr>
        <w:id w:val="-1167090574"/>
        <w:tag w:val="goog_rdk_330"/>
      </w:sdtPr>
      <w:sdtContent>
        <w:p w:rsidR="00000000" w:rsidDel="00000000" w:rsidP="00000000" w:rsidRDefault="00000000" w:rsidRPr="00000000" w14:paraId="000001A0">
          <w:pPr>
            <w:spacing w:after="40" w:before="40" w:lineRule="auto"/>
            <w:ind w:left="720" w:firstLine="0"/>
            <w:rPr>
              <w:b w:val="1"/>
              <w:bCs w:val="1"/>
              <w:rPrChange w:author="Dorothy Jane Bridges Kronick" w:id="60" w:date="2026-04-28T16:29:47Z">
                <w:rPr/>
              </w:rPrChange>
            </w:rPr>
          </w:pPr>
          <w:sdt>
            <w:sdtPr>
              <w:id w:val="1763629537"/>
              <w:tag w:val="goog_rdk_327"/>
            </w:sdtPr>
            <w:sdtContent>
              <w:ins w:author="Dorothy Jane Bridges Kronick" w:id="59" w:date="2026-04-28T16:29:47Z"/>
              <w:sdt>
                <w:sdtPr>
                  <w:id w:val="977543681"/>
                  <w:tag w:val="goog_rdk_328"/>
                </w:sdtPr>
                <w:sdtContent>
                  <w:ins w:author="Dorothy Jane Bridges Kronick" w:id="59" w:date="2026-04-28T16:29:47Z">
                    <w:r w:rsidDel="00000000" w:rsidR="00000000" w:rsidRPr="00000000">
                      <w:rPr>
                        <w:b w:val="1"/>
                        <w:bCs w:val="1"/>
                        <w:rtl w:val="0"/>
                        <w:rPrChange w:author="Dorothy Jane Bridges Kronick" w:id="60" w:date="2026-04-28T16:29:47Z">
                          <w:rPr>
                            <w:rFonts w:ascii="Arial" w:cs="Arial" w:eastAsia="Arial" w:hAnsi="Arial"/>
                            <w:b w:val="1"/>
                            <w:bCs w:val="1"/>
                            <w:sz w:val="20"/>
                            <w:szCs w:val="20"/>
                          </w:rPr>
                        </w:rPrChange>
                      </w:rPr>
                      <w:t xml:space="preserve">(4)  No conozco las zonas de paz</w:t>
                    </w:r>
                  </w:ins>
                </w:sdtContent>
              </w:sdt>
              <w:ins w:author="Dorothy Jane Bridges Kronick" w:id="59" w:date="2026-04-28T16:29:47Z"/>
            </w:sdtContent>
          </w:sdt>
          <w:sdt>
            <w:sdtPr>
              <w:id w:val="-2060018581"/>
              <w:tag w:val="goog_rdk_329"/>
            </w:sdtPr>
            <w:sdtContent>
              <w:r w:rsidDel="00000000" w:rsidR="00000000" w:rsidRPr="00000000">
                <w:rPr>
                  <w:rtl w:val="0"/>
                </w:rPr>
              </w:r>
            </w:sdtContent>
          </w:sdt>
        </w:p>
      </w:sdtContent>
    </w:sdt>
    <w:p w:rsidR="00000000" w:rsidDel="00000000" w:rsidP="00000000" w:rsidRDefault="00000000" w:rsidRPr="00000000" w14:paraId="000001A1">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1A2">
      <w:pPr>
        <w:pBdr>
          <w:bottom w:color="999999" w:space="1" w:sz="6" w:val="single"/>
        </w:pBdr>
        <w:spacing w:after="0" w:before="80" w:lineRule="auto"/>
        <w:rPr/>
      </w:pPr>
      <w:r w:rsidDel="00000000" w:rsidR="00000000" w:rsidRPr="00000000">
        <w:rPr>
          <w:rtl w:val="0"/>
        </w:rPr>
      </w:r>
    </w:p>
    <w:sdt>
      <w:sdtPr>
        <w:id w:val="857502631"/>
        <w:tag w:val="goog_rdk_339"/>
      </w:sdtPr>
      <w:sdtContent>
        <w:p w:rsidR="00000000" w:rsidDel="00000000" w:rsidP="00000000" w:rsidRDefault="00000000" w:rsidRPr="00000000" w14:paraId="000001A3">
          <w:pPr>
            <w:spacing w:after="60" w:before="120" w:lineRule="auto"/>
            <w:rPr>
              <w:del w:author="Dorothy Jane Bridges Kronick" w:id="61" w:date="2026-04-28T16:32:54Z"/>
            </w:rPr>
          </w:pPr>
          <w:sdt>
            <w:sdtPr>
              <w:id w:val="-1407070717"/>
              <w:tag w:val="goog_rdk_332"/>
            </w:sdtPr>
            <w:sdtContent>
              <w:del w:author="Dorothy Jane Bridges Kronick" w:id="61" w:date="2026-04-28T16:32:54Z">
                <w:r w:rsidDel="00000000" w:rsidR="00000000" w:rsidRPr="00000000">
                  <w:rPr>
                    <w:rFonts w:ascii="Arial" w:cs="Arial" w:eastAsia="Arial" w:hAnsi="Arial"/>
                    <w:b w:val="1"/>
                    <w:bCs w:val="1"/>
                    <w:sz w:val="20"/>
                    <w:szCs w:val="20"/>
                    <w:rtl w:val="0"/>
                  </w:rPr>
                  <w:delText xml:space="preserve">25. Para </w:delText>
                </w:r>
              </w:del>
            </w:sdtContent>
          </w:sdt>
          <w:sdt>
            <w:sdtPr>
              <w:id w:val="-566738500"/>
              <w:tag w:val="goog_rdk_333"/>
            </w:sdtPr>
            <w:sdtContent>
              <w:ins w:author="Dorothy Jane Bridges Kronick" w:id="61" w:date="2026-04-28T16:32:54Z">
                <w:sdt>
                  <w:sdtPr>
                    <w:id w:val="667127232"/>
                    <w:tag w:val="goog_rdk_334"/>
                  </w:sdtPr>
                  <w:sdtContent>
                    <w:del w:author="Dorothy Jane Bridges Kronick" w:id="61" w:date="2026-04-28T16:32:54Z"/>
                  </w:sdtContent>
                </w:sdt>
              </w:ins>
              <w:sdt>
                <w:sdtPr>
                  <w:id w:val="1061080367"/>
                  <w:tag w:val="goog_rdk_335"/>
                </w:sdtPr>
                <w:sdtContent>
                  <w:ins w:author="Dorothy Jane Bridges Kronick" w:id="61" w:date="2026-04-28T16:32:54Z">
                    <w:del w:author="Dorothy Jane Bridges Kronick" w:id="61" w:date="2026-04-28T16:32:54Z">
                      <w:r w:rsidDel="00000000" w:rsidR="00000000" w:rsidRPr="00000000">
                        <w:rPr>
                          <w:b w:val="1"/>
                          <w:bCs w:val="1"/>
                          <w:rtl w:val="0"/>
                          <w:rPrChange w:author="Dorothy Jane Bridges Kronick" w:id="62" w:date="2026-04-28T16:32:54Z">
                            <w:rPr>
                              <w:rFonts w:ascii="Arial" w:cs="Arial" w:eastAsia="Arial" w:hAnsi="Arial"/>
                              <w:b w:val="1"/>
                              <w:bCs w:val="1"/>
                              <w:sz w:val="20"/>
                              <w:szCs w:val="20"/>
                            </w:rPr>
                          </w:rPrChange>
                        </w:rPr>
                        <w:delText xml:space="preserve">combatir el crimen</w:delText>
                      </w:r>
                    </w:del>
                  </w:ins>
                </w:sdtContent>
              </w:sdt>
              <w:ins w:author="Dorothy Jane Bridges Kronick" w:id="61" w:date="2026-04-28T16:32:54Z">
                <w:del w:author="Dorothy Jane Bridges Kronick" w:id="61" w:date="2026-04-28T16:32:54Z"/>
              </w:ins>
            </w:sdtContent>
          </w:sdt>
          <w:sdt>
            <w:sdtPr>
              <w:id w:val="-351923094"/>
              <w:tag w:val="goog_rdk_336"/>
            </w:sdtPr>
            <w:sdtContent>
              <w:del w:author="Dorothy Jane Bridges Kronick" w:id="61" w:date="2026-04-28T16:32:54Z"/>
              <w:sdt>
                <w:sdtPr>
                  <w:id w:val="856085067"/>
                  <w:tag w:val="goog_rdk_337"/>
                </w:sdtPr>
                <w:sdtContent>
                  <w:del w:author="Dorothy Jane Bridges Kronick" w:id="61" w:date="2026-04-28T16:32:54Z">
                    <w:r w:rsidDel="00000000" w:rsidR="00000000" w:rsidRPr="00000000">
                      <w:rPr>
                        <w:b w:val="1"/>
                        <w:bCs w:val="1"/>
                        <w:rtl w:val="0"/>
                        <w:rPrChange w:author="Dorothy Jane Bridges Kronick" w:id="62" w:date="2026-04-28T16:32:54Z">
                          <w:rPr>
                            <w:b w:val="1"/>
                            <w:bCs w:val="1"/>
                          </w:rPr>
                        </w:rPrChange>
                      </w:rPr>
                      <w:delText xml:space="preserve">detener</w:delText>
                    </w:r>
                  </w:del>
                </w:sdtContent>
              </w:sdt>
              <w:del w:author="Dorothy Jane Bridges Kronick" w:id="61" w:date="2026-04-28T16:32:54Z">
                <w:sdt>
                  <w:sdtPr>
                    <w:id w:val="-191084532"/>
                    <w:tag w:val="goog_rdk_338"/>
                  </w:sdtPr>
                  <w:sdtContent>
                    <w:r w:rsidDel="00000000" w:rsidR="00000000" w:rsidRPr="00000000">
                      <w:rPr>
                        <w:b w:val="1"/>
                        <w:bCs w:val="1"/>
                        <w:rtl w:val="0"/>
                        <w:rPrChange w:author="Dorothy Jane Bridges Kronick" w:id="62" w:date="2026-04-28T16:32:54Z">
                          <w:rPr>
                            <w:rFonts w:ascii="Arial" w:cs="Arial" w:eastAsia="Arial" w:hAnsi="Arial"/>
                            <w:b w:val="1"/>
                            <w:bCs w:val="1"/>
                            <w:sz w:val="20"/>
                            <w:szCs w:val="20"/>
                          </w:rPr>
                        </w:rPrChange>
                      </w:rPr>
                      <w:delText xml:space="preserve"> a los delincuentes</w:delText>
                    </w:r>
                  </w:sdtContent>
                </w:sdt>
                <w:r w:rsidDel="00000000" w:rsidR="00000000" w:rsidRPr="00000000">
                  <w:rPr>
                    <w:rFonts w:ascii="Arial" w:cs="Arial" w:eastAsia="Arial" w:hAnsi="Arial"/>
                    <w:b w:val="1"/>
                    <w:bCs w:val="1"/>
                    <w:sz w:val="20"/>
                    <w:szCs w:val="20"/>
                    <w:rtl w:val="0"/>
                  </w:rPr>
                  <w:delText xml:space="preserve">, ¿cree que las autoridades deben respetar siempre la ley, o que a veces deben actuar fuera de la ley?</w:delText>
                </w:r>
                <w:r w:rsidDel="00000000" w:rsidR="00000000" w:rsidRPr="00000000">
                  <w:rPr>
                    <w:rtl w:val="0"/>
                  </w:rPr>
                </w:r>
              </w:del>
            </w:sdtContent>
          </w:sdt>
        </w:p>
      </w:sdtContent>
    </w:sdt>
    <w:sdt>
      <w:sdtPr>
        <w:id w:val="-2097636453"/>
        <w:tag w:val="goog_rdk_341"/>
      </w:sdtPr>
      <w:sdtContent>
        <w:p w:rsidR="00000000" w:rsidDel="00000000" w:rsidP="00000000" w:rsidRDefault="00000000" w:rsidRPr="00000000" w14:paraId="000001A4">
          <w:pPr>
            <w:spacing w:after="40" w:before="40" w:lineRule="auto"/>
            <w:ind w:left="720" w:firstLine="0"/>
            <w:rPr>
              <w:del w:author="Dorothy Jane Bridges Kronick" w:id="61" w:date="2026-04-28T16:32:54Z"/>
            </w:rPr>
          </w:pPr>
          <w:sdt>
            <w:sdtPr>
              <w:id w:val="1653029992"/>
              <w:tag w:val="goog_rdk_340"/>
            </w:sdtPr>
            <w:sdtContent>
              <w:del w:author="Dorothy Jane Bridges Kronick" w:id="61" w:date="2026-04-28T16:32:54Z">
                <w:r w:rsidDel="00000000" w:rsidR="00000000" w:rsidRPr="00000000">
                  <w:rPr>
                    <w:rFonts w:ascii="Arial" w:cs="Arial" w:eastAsia="Arial" w:hAnsi="Arial"/>
                    <w:b w:val="1"/>
                    <w:bCs w:val="1"/>
                    <w:sz w:val="20"/>
                    <w:szCs w:val="20"/>
                    <w:rtl w:val="0"/>
                  </w:rPr>
                  <w:delText xml:space="preserve">(1)  Deben respetar siempre la ley</w:delText>
                </w:r>
                <w:r w:rsidDel="00000000" w:rsidR="00000000" w:rsidRPr="00000000">
                  <w:rPr>
                    <w:rtl w:val="0"/>
                  </w:rPr>
                </w:r>
              </w:del>
            </w:sdtContent>
          </w:sdt>
        </w:p>
      </w:sdtContent>
    </w:sdt>
    <w:sdt>
      <w:sdtPr>
        <w:id w:val="-526850979"/>
        <w:tag w:val="goog_rdk_343"/>
      </w:sdtPr>
      <w:sdtContent>
        <w:p w:rsidR="00000000" w:rsidDel="00000000" w:rsidP="00000000" w:rsidRDefault="00000000" w:rsidRPr="00000000" w14:paraId="000001A5">
          <w:pPr>
            <w:spacing w:after="40" w:before="40" w:lineRule="auto"/>
            <w:ind w:left="720" w:firstLine="0"/>
            <w:rPr>
              <w:del w:author="Dorothy Jane Bridges Kronick" w:id="61" w:date="2026-04-28T16:32:54Z"/>
            </w:rPr>
          </w:pPr>
          <w:sdt>
            <w:sdtPr>
              <w:id w:val="3524606"/>
              <w:tag w:val="goog_rdk_342"/>
            </w:sdtPr>
            <w:sdtContent>
              <w:del w:author="Dorothy Jane Bridges Kronick" w:id="61" w:date="2026-04-28T16:32:54Z">
                <w:r w:rsidDel="00000000" w:rsidR="00000000" w:rsidRPr="00000000">
                  <w:rPr>
                    <w:rFonts w:ascii="Arial" w:cs="Arial" w:eastAsia="Arial" w:hAnsi="Arial"/>
                    <w:b w:val="1"/>
                    <w:bCs w:val="1"/>
                    <w:sz w:val="20"/>
                    <w:szCs w:val="20"/>
                    <w:rtl w:val="0"/>
                  </w:rPr>
                  <w:delText xml:space="preserve">(2)  Pueden actuar a veces fuera de la ley</w:delText>
                </w:r>
                <w:r w:rsidDel="00000000" w:rsidR="00000000" w:rsidRPr="00000000">
                  <w:rPr>
                    <w:rtl w:val="0"/>
                  </w:rPr>
                </w:r>
              </w:del>
            </w:sdtContent>
          </w:sdt>
        </w:p>
      </w:sdtContent>
    </w:sdt>
    <w:sdt>
      <w:sdtPr>
        <w:id w:val="912859961"/>
        <w:tag w:val="goog_rdk_345"/>
      </w:sdtPr>
      <w:sdtContent>
        <w:p w:rsidR="00000000" w:rsidDel="00000000" w:rsidP="00000000" w:rsidRDefault="00000000" w:rsidRPr="00000000" w14:paraId="000001A6">
          <w:pPr>
            <w:spacing w:after="40" w:before="40" w:lineRule="auto"/>
            <w:ind w:left="720" w:firstLine="0"/>
            <w:rPr>
              <w:del w:author="Dorothy Jane Bridges Kronick" w:id="61" w:date="2026-04-28T16:32:54Z"/>
            </w:rPr>
          </w:pPr>
          <w:sdt>
            <w:sdtPr>
              <w:id w:val="559297645"/>
              <w:tag w:val="goog_rdk_344"/>
            </w:sdtPr>
            <w:sdtContent>
              <w:del w:author="Dorothy Jane Bridges Kronick" w:id="61" w:date="2026-04-28T16:32:54Z">
                <w:r w:rsidDel="00000000" w:rsidR="00000000" w:rsidRPr="00000000">
                  <w:rPr>
                    <w:rFonts w:ascii="Arial" w:cs="Arial" w:eastAsia="Arial" w:hAnsi="Arial"/>
                    <w:b w:val="1"/>
                    <w:bCs w:val="1"/>
                    <w:sz w:val="20"/>
                    <w:szCs w:val="20"/>
                    <w:rtl w:val="0"/>
                  </w:rPr>
                  <w:delText xml:space="preserve">(888888)  No sabe  [NO LEER]</w:delText>
                </w:r>
                <w:r w:rsidDel="00000000" w:rsidR="00000000" w:rsidRPr="00000000">
                  <w:rPr>
                    <w:rtl w:val="0"/>
                  </w:rPr>
                </w:r>
              </w:del>
            </w:sdtContent>
          </w:sdt>
        </w:p>
      </w:sdtContent>
    </w:sdt>
    <w:p w:rsidR="00000000" w:rsidDel="00000000" w:rsidP="00000000" w:rsidRDefault="00000000" w:rsidRPr="00000000" w14:paraId="000001A7">
      <w:pPr>
        <w:spacing w:after="40" w:before="40" w:lineRule="auto"/>
        <w:ind w:left="720" w:firstLine="0"/>
        <w:rPr>
          <w:rFonts w:ascii="Arial" w:cs="Arial" w:eastAsia="Arial" w:hAnsi="Arial"/>
          <w:b w:val="1"/>
          <w:bCs w:val="1"/>
          <w:sz w:val="20"/>
          <w:szCs w:val="20"/>
        </w:rPr>
      </w:pPr>
      <w:sdt>
        <w:sdtPr>
          <w:id w:val="-1302197712"/>
          <w:tag w:val="goog_rdk_346"/>
        </w:sdtPr>
        <w:sdtContent>
          <w:del w:author="Dorothy Jane Bridges Kronick" w:id="61" w:date="2026-04-28T16:32:54Z">
            <w:r w:rsidDel="00000000" w:rsidR="00000000" w:rsidRPr="00000000">
              <w:rPr>
                <w:rFonts w:ascii="Arial" w:cs="Arial" w:eastAsia="Arial" w:hAnsi="Arial"/>
                <w:b w:val="1"/>
                <w:bCs w:val="1"/>
                <w:sz w:val="20"/>
                <w:szCs w:val="20"/>
                <w:rtl w:val="0"/>
              </w:rPr>
              <w:delText xml:space="preserve">(988888)  No responde  [NO LEER</w:delText>
            </w:r>
            <w:r w:rsidDel="00000000" w:rsidR="00000000" w:rsidRPr="00000000">
              <w:rPr>
                <w:rFonts w:ascii="Arial" w:cs="Arial" w:eastAsia="Arial" w:hAnsi="Arial"/>
                <w:b w:val="1"/>
                <w:bCs w:val="1"/>
                <w:sz w:val="20"/>
                <w:szCs w:val="20"/>
                <w:rtl w:val="0"/>
              </w:rPr>
              <w:delText xml:space="preserve">]</w:delText>
            </w:r>
          </w:del>
        </w:sdtContent>
      </w:sdt>
      <w:r w:rsidDel="00000000" w:rsidR="00000000" w:rsidRPr="00000000">
        <w:rPr>
          <w:rtl w:val="0"/>
        </w:rPr>
      </w:r>
    </w:p>
    <w:p w:rsidR="00000000" w:rsidDel="00000000" w:rsidP="00000000" w:rsidRDefault="00000000" w:rsidRPr="00000000" w14:paraId="000001A8">
      <w:pPr>
        <w:spacing w:after="40" w:before="40" w:lineRule="auto"/>
        <w:ind w:left="720" w:firstLine="0"/>
        <w:rPr>
          <w:b w:val="1"/>
          <w:bCs w:val="1"/>
        </w:rPr>
      </w:pPr>
      <w:r w:rsidDel="00000000" w:rsidR="00000000" w:rsidRPr="00000000">
        <w:rPr>
          <w:rtl w:val="0"/>
        </w:rPr>
      </w:r>
    </w:p>
    <w:sdt>
      <w:sdtPr>
        <w:id w:val="613998132"/>
        <w:tag w:val="goog_rdk_349"/>
      </w:sdtPr>
      <w:sdtContent>
        <w:p w:rsidR="00000000" w:rsidDel="00000000" w:rsidP="00000000" w:rsidRDefault="00000000" w:rsidRPr="00000000" w14:paraId="000001A9">
          <w:pPr>
            <w:rPr>
              <w:del w:author="Dorothy Jane Bridges Kronick" w:id="63" w:date="2026-04-28T16:33:57Z"/>
              <w:rFonts w:ascii="Times New Roman" w:cs="Times New Roman" w:eastAsia="Times New Roman" w:hAnsi="Times New Roman"/>
              <w:sz w:val="22"/>
              <w:szCs w:val="22"/>
            </w:rPr>
          </w:pPr>
          <w:sdt>
            <w:sdtPr>
              <w:id w:val="-489907264"/>
              <w:tag w:val="goog_rdk_348"/>
            </w:sdtPr>
            <w:sdtContent>
              <w:del w:author="Dorothy Jane Bridges Kronick" w:id="63" w:date="2026-04-28T16:33:57Z">
                <w:r w:rsidDel="00000000" w:rsidR="00000000" w:rsidRPr="00000000">
                  <w:rPr>
                    <w:rFonts w:ascii="Times New Roman" w:cs="Times New Roman" w:eastAsia="Times New Roman" w:hAnsi="Times New Roman"/>
                    <w:sz w:val="22"/>
                    <w:szCs w:val="22"/>
                    <w:rtl w:val="0"/>
                  </w:rPr>
                  <w:delText xml:space="preserve">Algunas personas dicen que para combatir el crimen es necesario que las fuerzas de seguridad usen medidas muy duras, incluso si eso implica violar algunos derechos.</w:delText>
                </w:r>
              </w:del>
            </w:sdtContent>
          </w:sdt>
        </w:p>
      </w:sdtContent>
    </w:sdt>
    <w:p w:rsidR="00000000" w:rsidDel="00000000" w:rsidP="00000000" w:rsidRDefault="00000000" w:rsidRPr="00000000" w14:paraId="000001AA">
      <w:pPr>
        <w:rPr>
          <w:b w:val="1"/>
          <w:bCs w:val="1"/>
        </w:rPr>
      </w:pPr>
      <w:sdt>
        <w:sdtPr>
          <w:id w:val="334112838"/>
          <w:tag w:val="goog_rdk_350"/>
        </w:sdtPr>
        <w:sdtContent>
          <w:del w:author="Dorothy Jane Bridges Kronick" w:id="63" w:date="2026-04-28T16:33:57Z">
            <w:r w:rsidDel="00000000" w:rsidR="00000000" w:rsidRPr="00000000">
              <w:rPr>
                <w:rFonts w:ascii="Times New Roman" w:cs="Times New Roman" w:eastAsia="Times New Roman" w:hAnsi="Times New Roman"/>
                <w:sz w:val="22"/>
                <w:szCs w:val="22"/>
                <w:rtl w:val="0"/>
              </w:rPr>
              <w:delText xml:space="preserve">¿Está usted de acuerdo o en desacuerdo?</w:delText>
            </w:r>
          </w:del>
        </w:sdtContent>
      </w:sdt>
      <w:r w:rsidDel="00000000" w:rsidR="00000000" w:rsidRPr="00000000">
        <w:rPr>
          <w:rtl w:val="0"/>
        </w:rPr>
      </w:r>
    </w:p>
    <w:p w:rsidR="00000000" w:rsidDel="00000000" w:rsidP="00000000" w:rsidRDefault="00000000" w:rsidRPr="00000000" w14:paraId="000001AB">
      <w:pPr>
        <w:spacing w:after="40" w:before="40" w:lineRule="auto"/>
        <w:ind w:left="720" w:firstLine="0"/>
        <w:rPr>
          <w:b w:val="1"/>
          <w:bCs w:val="1"/>
        </w:rPr>
      </w:pPr>
      <w:sdt>
        <w:sdtPr>
          <w:id w:val="251578869"/>
          <w:tag w:val="goog_rdk_351"/>
        </w:sdtPr>
        <w:sdtContent>
          <w:commentRangeStart w:id="20"/>
        </w:sdtContent>
      </w:sdt>
      <w:r w:rsidDel="00000000" w:rsidR="00000000" w:rsidRPr="00000000">
        <w:rPr>
          <w:rtl w:val="0"/>
        </w:rPr>
      </w:r>
    </w:p>
    <w:sdt>
      <w:sdtPr>
        <w:id w:val="369240053"/>
        <w:tag w:val="goog_rdk_355"/>
      </w:sdtPr>
      <w:sdtContent>
        <w:p w:rsidR="00000000" w:rsidDel="00000000" w:rsidP="00000000" w:rsidRDefault="00000000" w:rsidRPr="00000000" w14:paraId="000001AC">
          <w:pPr>
            <w:spacing w:after="40" w:before="40" w:lineRule="auto"/>
            <w:ind w:left="0" w:firstLine="0"/>
            <w:rPr>
              <w:del w:author="Dorothy Jane Bridges Kronick" w:id="64" w:date="2026-04-28T16:34:38Z"/>
              <w:b w:val="1"/>
              <w:bCs w:val="1"/>
            </w:rPr>
          </w:pPr>
          <w:sdt>
            <w:sdtPr>
              <w:id w:val="370621727"/>
              <w:tag w:val="goog_rdk_353"/>
            </w:sdtPr>
            <w:sdtContent>
              <w:del w:author="Dorothy Jane Bridges Kronick" w:id="64" w:date="2026-04-28T16:34:38Z"/>
              <w:sdt>
                <w:sdtPr>
                  <w:id w:val="119963119"/>
                  <w:tag w:val="goog_rdk_354"/>
                </w:sdtPr>
                <w:sdtContent>
                  <w:commentRangeStart w:id="21"/>
                </w:sdtContent>
              </w:sdt>
              <w:del w:author="Dorothy Jane Bridges Kronick" w:id="64" w:date="2026-04-28T16:34:38Z">
                <w:r w:rsidDel="00000000" w:rsidR="00000000" w:rsidRPr="00000000">
                  <w:rPr>
                    <w:b w:val="1"/>
                    <w:bCs w:val="1"/>
                    <w:rtl w:val="0"/>
                  </w:rPr>
                  <w:delText xml:space="preserve">26. ¿Cómo calificaría la actuación de los siguientes cuerpos de seguridad del Estado en el control de manifestaciones públicas?</w:delText>
                </w:r>
              </w:del>
            </w:sdtContent>
          </w:sdt>
        </w:p>
      </w:sdtContent>
    </w:sdt>
    <w:sdt>
      <w:sdtPr>
        <w:id w:val="-314654993"/>
        <w:tag w:val="goog_rdk_357"/>
      </w:sdtPr>
      <w:sdtContent>
        <w:p w:rsidR="00000000" w:rsidDel="00000000" w:rsidP="00000000" w:rsidRDefault="00000000" w:rsidRPr="00000000" w14:paraId="000001AD">
          <w:pPr>
            <w:numPr>
              <w:ilvl w:val="0"/>
              <w:numId w:val="6"/>
            </w:numPr>
            <w:spacing w:after="0" w:afterAutospacing="0" w:before="240" w:lineRule="auto"/>
            <w:ind w:left="720" w:hanging="360"/>
            <w:rPr>
              <w:del w:author="Dorothy Jane Bridges Kronick" w:id="64" w:date="2026-04-28T16:34:38Z"/>
              <w:b w:val="1"/>
              <w:bCs w:val="1"/>
            </w:rPr>
          </w:pPr>
          <w:sdt>
            <w:sdtPr>
              <w:id w:val="-563470192"/>
              <w:tag w:val="goog_rdk_356"/>
            </w:sdtPr>
            <w:sdtContent>
              <w:del w:author="Dorothy Jane Bridges Kronick" w:id="64" w:date="2026-04-28T16:34:38Z">
                <w:r w:rsidDel="00000000" w:rsidR="00000000" w:rsidRPr="00000000">
                  <w:rPr>
                    <w:b w:val="1"/>
                    <w:bCs w:val="1"/>
                    <w:rtl w:val="0"/>
                  </w:rPr>
                  <w:delText xml:space="preserve">Guardia Nacional: BUENA MALA NS NR</w:delText>
                </w:r>
              </w:del>
            </w:sdtContent>
          </w:sdt>
        </w:p>
      </w:sdtContent>
    </w:sdt>
    <w:sdt>
      <w:sdtPr>
        <w:id w:val="-1961441775"/>
        <w:tag w:val="goog_rdk_359"/>
      </w:sdtPr>
      <w:sdtContent>
        <w:p w:rsidR="00000000" w:rsidDel="00000000" w:rsidP="00000000" w:rsidRDefault="00000000" w:rsidRPr="00000000" w14:paraId="000001AE">
          <w:pPr>
            <w:numPr>
              <w:ilvl w:val="0"/>
              <w:numId w:val="6"/>
            </w:numPr>
            <w:spacing w:after="0" w:afterAutospacing="0" w:before="0" w:beforeAutospacing="0" w:lineRule="auto"/>
            <w:ind w:left="720" w:hanging="360"/>
            <w:rPr>
              <w:del w:author="Dorothy Jane Bridges Kronick" w:id="64" w:date="2026-04-28T16:34:38Z"/>
              <w:b w:val="1"/>
              <w:bCs w:val="1"/>
              <w:u w:val="none"/>
            </w:rPr>
          </w:pPr>
          <w:sdt>
            <w:sdtPr>
              <w:id w:val="1407478894"/>
              <w:tag w:val="goog_rdk_358"/>
            </w:sdtPr>
            <w:sdtContent>
              <w:del w:author="Dorothy Jane Bridges Kronick" w:id="64" w:date="2026-04-28T16:34:38Z">
                <w:r w:rsidDel="00000000" w:rsidR="00000000" w:rsidRPr="00000000">
                  <w:rPr>
                    <w:b w:val="1"/>
                    <w:bCs w:val="1"/>
                    <w:rtl w:val="0"/>
                  </w:rPr>
                  <w:delText xml:space="preserve">PNB: BUENA MALA NS NR</w:delText>
                </w:r>
              </w:del>
            </w:sdtContent>
          </w:sdt>
        </w:p>
      </w:sdtContent>
    </w:sdt>
    <w:sdt>
      <w:sdtPr>
        <w:id w:val="-2146507955"/>
        <w:tag w:val="goog_rdk_361"/>
      </w:sdtPr>
      <w:sdtContent>
        <w:p w:rsidR="00000000" w:rsidDel="00000000" w:rsidP="00000000" w:rsidRDefault="00000000" w:rsidRPr="00000000" w14:paraId="000001AF">
          <w:pPr>
            <w:numPr>
              <w:ilvl w:val="0"/>
              <w:numId w:val="6"/>
            </w:numPr>
            <w:spacing w:after="0" w:afterAutospacing="0" w:before="0" w:beforeAutospacing="0" w:lineRule="auto"/>
            <w:ind w:left="720" w:hanging="360"/>
            <w:rPr>
              <w:del w:author="Dorothy Jane Bridges Kronick" w:id="64" w:date="2026-04-28T16:34:38Z"/>
              <w:b w:val="1"/>
              <w:bCs w:val="1"/>
              <w:u w:val="none"/>
            </w:rPr>
          </w:pPr>
          <w:sdt>
            <w:sdtPr>
              <w:id w:val="2135932259"/>
              <w:tag w:val="goog_rdk_360"/>
            </w:sdtPr>
            <w:sdtContent>
              <w:del w:author="Dorothy Jane Bridges Kronick" w:id="64" w:date="2026-04-28T16:34:38Z">
                <w:r w:rsidDel="00000000" w:rsidR="00000000" w:rsidRPr="00000000">
                  <w:rPr>
                    <w:b w:val="1"/>
                    <w:bCs w:val="1"/>
                    <w:rtl w:val="0"/>
                  </w:rPr>
                  <w:delText xml:space="preserve">SEBIN: BUENA MALA NS NR</w:delText>
                </w:r>
              </w:del>
            </w:sdtContent>
          </w:sdt>
        </w:p>
      </w:sdtContent>
    </w:sdt>
    <w:sdt>
      <w:sdtPr>
        <w:id w:val="198568701"/>
        <w:tag w:val="goog_rdk_363"/>
      </w:sdtPr>
      <w:sdtContent>
        <w:p w:rsidR="00000000" w:rsidDel="00000000" w:rsidP="00000000" w:rsidRDefault="00000000" w:rsidRPr="00000000" w14:paraId="000001B0">
          <w:pPr>
            <w:numPr>
              <w:ilvl w:val="0"/>
              <w:numId w:val="6"/>
            </w:numPr>
            <w:spacing w:after="240" w:before="0" w:beforeAutospacing="0" w:lineRule="auto"/>
            <w:ind w:left="720" w:hanging="360"/>
            <w:rPr>
              <w:del w:author="Dorothy Jane Bridges Kronick" w:id="64" w:date="2026-04-28T16:34:38Z"/>
              <w:b w:val="1"/>
              <w:bCs w:val="1"/>
            </w:rPr>
          </w:pPr>
          <w:sdt>
            <w:sdtPr>
              <w:id w:val="440775751"/>
              <w:tag w:val="goog_rdk_362"/>
            </w:sdtPr>
            <w:sdtContent>
              <w:del w:author="Dorothy Jane Bridges Kronick" w:id="64" w:date="2026-04-28T16:34:38Z">
                <w:r w:rsidDel="00000000" w:rsidR="00000000" w:rsidRPr="00000000">
                  <w:rPr>
                    <w:b w:val="1"/>
                    <w:bCs w:val="1"/>
                    <w:rtl w:val="0"/>
                  </w:rPr>
                  <w:delText xml:space="preserve">CICPC: BUENA MALA NS NR</w:delText>
                </w:r>
              </w:del>
            </w:sdtContent>
          </w:sdt>
        </w:p>
      </w:sdtContent>
    </w:sdt>
    <w:sdt>
      <w:sdtPr>
        <w:id w:val="739497632"/>
        <w:tag w:val="goog_rdk_365"/>
      </w:sdtPr>
      <w:sdtContent>
        <w:p w:rsidR="00000000" w:rsidDel="00000000" w:rsidP="00000000" w:rsidRDefault="00000000" w:rsidRPr="00000000" w14:paraId="000001B1">
          <w:pPr>
            <w:spacing w:after="240" w:before="240" w:lineRule="auto"/>
            <w:rPr>
              <w:del w:author="Dorothy Jane Bridges Kronick" w:id="64" w:date="2026-04-28T16:34:38Z"/>
              <w:b w:val="1"/>
              <w:bCs w:val="1"/>
            </w:rPr>
          </w:pPr>
          <w:sdt>
            <w:sdtPr>
              <w:id w:val="492392642"/>
              <w:tag w:val="goog_rdk_364"/>
            </w:sdtPr>
            <w:sdtContent>
              <w:del w:author="Dorothy Jane Bridges Kronick" w:id="64" w:date="2026-04-28T16:34:38Z">
                <w:r w:rsidDel="00000000" w:rsidR="00000000" w:rsidRPr="00000000">
                  <w:rPr>
                    <w:b w:val="1"/>
                    <w:bCs w:val="1"/>
                    <w:rtl w:val="0"/>
                  </w:rPr>
                  <w:delText xml:space="preserve">27. ¿Cree usted que los siguientes cuerpos de seguridad del Estado están adecuadamente formados para el control de manifestaciones públicas?</w:delText>
                </w:r>
              </w:del>
            </w:sdtContent>
          </w:sdt>
        </w:p>
      </w:sdtContent>
    </w:sdt>
    <w:sdt>
      <w:sdtPr>
        <w:id w:val="904055544"/>
        <w:tag w:val="goog_rdk_367"/>
      </w:sdtPr>
      <w:sdtContent>
        <w:p w:rsidR="00000000" w:rsidDel="00000000" w:rsidP="00000000" w:rsidRDefault="00000000" w:rsidRPr="00000000" w14:paraId="000001B2">
          <w:pPr>
            <w:numPr>
              <w:ilvl w:val="0"/>
              <w:numId w:val="9"/>
            </w:numPr>
            <w:spacing w:after="0" w:afterAutospacing="0" w:before="240" w:lineRule="auto"/>
            <w:ind w:left="720" w:hanging="360"/>
            <w:rPr>
              <w:del w:author="Dorothy Jane Bridges Kronick" w:id="64" w:date="2026-04-28T16:34:38Z"/>
              <w:b w:val="1"/>
              <w:bCs w:val="1"/>
            </w:rPr>
          </w:pPr>
          <w:sdt>
            <w:sdtPr>
              <w:id w:val="-1382865828"/>
              <w:tag w:val="goog_rdk_366"/>
            </w:sdtPr>
            <w:sdtContent>
              <w:del w:author="Dorothy Jane Bridges Kronick" w:id="64" w:date="2026-04-28T16:34:38Z">
                <w:r w:rsidDel="00000000" w:rsidR="00000000" w:rsidRPr="00000000">
                  <w:rPr>
                    <w:b w:val="1"/>
                    <w:bCs w:val="1"/>
                    <w:rtl w:val="0"/>
                  </w:rPr>
                  <w:delText xml:space="preserve">Guardia Nacional: Sí No NS NR</w:delText>
                </w:r>
              </w:del>
            </w:sdtContent>
          </w:sdt>
        </w:p>
      </w:sdtContent>
    </w:sdt>
    <w:sdt>
      <w:sdtPr>
        <w:id w:val="-764718935"/>
        <w:tag w:val="goog_rdk_369"/>
      </w:sdtPr>
      <w:sdtContent>
        <w:p w:rsidR="00000000" w:rsidDel="00000000" w:rsidP="00000000" w:rsidRDefault="00000000" w:rsidRPr="00000000" w14:paraId="000001B3">
          <w:pPr>
            <w:numPr>
              <w:ilvl w:val="0"/>
              <w:numId w:val="9"/>
            </w:numPr>
            <w:spacing w:after="0" w:afterAutospacing="0" w:before="0" w:beforeAutospacing="0" w:lineRule="auto"/>
            <w:ind w:left="720" w:hanging="360"/>
            <w:rPr>
              <w:del w:author="Dorothy Jane Bridges Kronick" w:id="64" w:date="2026-04-28T16:34:38Z"/>
              <w:b w:val="1"/>
              <w:bCs w:val="1"/>
            </w:rPr>
          </w:pPr>
          <w:sdt>
            <w:sdtPr>
              <w:id w:val="117426031"/>
              <w:tag w:val="goog_rdk_368"/>
            </w:sdtPr>
            <w:sdtContent>
              <w:del w:author="Dorothy Jane Bridges Kronick" w:id="64" w:date="2026-04-28T16:34:38Z">
                <w:r w:rsidDel="00000000" w:rsidR="00000000" w:rsidRPr="00000000">
                  <w:rPr>
                    <w:b w:val="1"/>
                    <w:bCs w:val="1"/>
                    <w:rtl w:val="0"/>
                  </w:rPr>
                  <w:delText xml:space="preserve">PNB: Sí No NS NR</w:delText>
                </w:r>
              </w:del>
            </w:sdtContent>
          </w:sdt>
        </w:p>
      </w:sdtContent>
    </w:sdt>
    <w:sdt>
      <w:sdtPr>
        <w:id w:val="239556648"/>
        <w:tag w:val="goog_rdk_371"/>
      </w:sdtPr>
      <w:sdtContent>
        <w:p w:rsidR="00000000" w:rsidDel="00000000" w:rsidP="00000000" w:rsidRDefault="00000000" w:rsidRPr="00000000" w14:paraId="000001B4">
          <w:pPr>
            <w:numPr>
              <w:ilvl w:val="0"/>
              <w:numId w:val="9"/>
            </w:numPr>
            <w:spacing w:after="0" w:afterAutospacing="0" w:before="0" w:beforeAutospacing="0" w:lineRule="auto"/>
            <w:ind w:left="720" w:hanging="360"/>
            <w:rPr>
              <w:del w:author="Dorothy Jane Bridges Kronick" w:id="64" w:date="2026-04-28T16:34:38Z"/>
              <w:b w:val="1"/>
              <w:bCs w:val="1"/>
            </w:rPr>
          </w:pPr>
          <w:sdt>
            <w:sdtPr>
              <w:id w:val="582442188"/>
              <w:tag w:val="goog_rdk_370"/>
            </w:sdtPr>
            <w:sdtContent>
              <w:del w:author="Dorothy Jane Bridges Kronick" w:id="64" w:date="2026-04-28T16:34:38Z">
                <w:r w:rsidDel="00000000" w:rsidR="00000000" w:rsidRPr="00000000">
                  <w:rPr>
                    <w:b w:val="1"/>
                    <w:bCs w:val="1"/>
                    <w:rtl w:val="0"/>
                  </w:rPr>
                  <w:delText xml:space="preserve">SEBIN: Sí No NS NR</w:delText>
                </w:r>
                <w:commentRangeEnd w:id="21"/>
                <w:r w:rsidDel="00000000" w:rsidR="00000000" w:rsidRPr="00000000">
                  <w:commentReference w:id="21"/>
                </w:r>
                <w:r w:rsidDel="00000000" w:rsidR="00000000" w:rsidRPr="00000000">
                  <w:rPr>
                    <w:rtl w:val="0"/>
                  </w:rPr>
                </w:r>
              </w:del>
            </w:sdtContent>
          </w:sdt>
        </w:p>
      </w:sdtContent>
    </w:sdt>
    <w:p w:rsidR="00000000" w:rsidDel="00000000" w:rsidP="00000000" w:rsidRDefault="00000000" w:rsidRPr="00000000" w14:paraId="000001B5">
      <w:pPr>
        <w:numPr>
          <w:ilvl w:val="0"/>
          <w:numId w:val="9"/>
        </w:numPr>
        <w:spacing w:after="240" w:before="0" w:beforeAutospacing="0" w:lineRule="auto"/>
        <w:ind w:left="720" w:hanging="360"/>
        <w:rPr>
          <w:b w:val="1"/>
          <w:bCs w:val="1"/>
          <w:u w:val="none"/>
        </w:rPr>
      </w:pPr>
      <w:sdt>
        <w:sdtPr>
          <w:id w:val="-150459059"/>
          <w:tag w:val="goog_rdk_372"/>
        </w:sdtPr>
        <w:sdtContent>
          <w:del w:author="Dorothy Jane Bridges Kronick" w:id="64" w:date="2026-04-28T16:34:38Z">
            <w:r w:rsidDel="00000000" w:rsidR="00000000" w:rsidRPr="00000000">
              <w:rPr>
                <w:b w:val="1"/>
                <w:bCs w:val="1"/>
                <w:rtl w:val="0"/>
              </w:rPr>
              <w:delText xml:space="preserve">CICPC</w:delText>
            </w:r>
          </w:del>
          <w:sdt>
            <w:sdtPr>
              <w:id w:val="2126876343"/>
              <w:tag w:val="goog_rdk_373"/>
            </w:sdtPr>
            <w:sdtContent>
              <w:commentRangeStart w:id="22"/>
            </w:sdtContent>
          </w:sdt>
          <w:del w:author="Dorothy Jane Bridges Kronick" w:id="64" w:date="2026-04-28T16:34:38Z">
            <w:r w:rsidDel="00000000" w:rsidR="00000000" w:rsidRPr="00000000">
              <w:rPr>
                <w:b w:val="1"/>
                <w:bCs w:val="1"/>
                <w:rtl w:val="0"/>
              </w:rPr>
              <w:delText xml:space="preserve">: Sí No NS NR</w:delText>
            </w:r>
          </w:del>
        </w:sdtContent>
      </w:sdt>
      <w:commentRangeEnd w:id="22"/>
      <w:r w:rsidDel="00000000" w:rsidR="00000000" w:rsidRPr="00000000">
        <w:commentReference w:id="22"/>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B6">
      <w:pPr>
        <w:spacing w:after="40" w:before="40" w:lineRule="auto"/>
        <w:rPr>
          <w:rFonts w:ascii="Roboto" w:cs="Roboto" w:eastAsia="Roboto" w:hAnsi="Roboto"/>
          <w:b w:val="1"/>
          <w:bCs w:val="1"/>
          <w:color w:val="444746"/>
          <w:sz w:val="21"/>
          <w:szCs w:val="21"/>
          <w:highlight w:val="white"/>
        </w:rPr>
      </w:pPr>
      <w:r w:rsidDel="00000000" w:rsidR="00000000" w:rsidRPr="00000000">
        <w:rPr>
          <w:rtl w:val="0"/>
        </w:rPr>
      </w:r>
    </w:p>
    <w:p w:rsidR="00000000" w:rsidDel="00000000" w:rsidP="00000000" w:rsidRDefault="00000000" w:rsidRPr="00000000" w14:paraId="000001B7">
      <w:pPr>
        <w:spacing w:after="40" w:before="40" w:lineRule="auto"/>
        <w:ind w:left="0" w:firstLine="0"/>
        <w:rPr>
          <w:b w:val="1"/>
          <w:bCs w:val="1"/>
        </w:rPr>
      </w:pPr>
      <w:r w:rsidDel="00000000" w:rsidR="00000000" w:rsidRPr="00000000">
        <w:rPr>
          <w:rtl w:val="0"/>
        </w:rPr>
      </w:r>
    </w:p>
    <w:p w:rsidR="00000000" w:rsidDel="00000000" w:rsidP="00000000" w:rsidRDefault="00000000" w:rsidRPr="00000000" w14:paraId="000001B8">
      <w:pPr>
        <w:pBdr>
          <w:bottom w:color="999999" w:space="1" w:sz="6" w:val="single"/>
        </w:pBdr>
        <w:spacing w:before="80" w:lineRule="auto"/>
        <w:rPr/>
      </w:pPr>
      <w:r w:rsidDel="00000000" w:rsidR="00000000" w:rsidRPr="00000000">
        <w:rPr>
          <w:rtl w:val="0"/>
        </w:rPr>
      </w:r>
    </w:p>
    <w:p w:rsidR="00000000" w:rsidDel="00000000" w:rsidP="00000000" w:rsidRDefault="00000000" w:rsidRPr="00000000" w14:paraId="000001B9">
      <w:pPr>
        <w:pBdr>
          <w:bottom w:color="999999" w:space="1" w:sz="6" w:val="single"/>
        </w:pBdr>
        <w:spacing w:before="80" w:lineRule="auto"/>
        <w:rPr/>
      </w:pPr>
      <w:sdt>
        <w:sdtPr>
          <w:id w:val="663279178"/>
          <w:tag w:val="goog_rdk_374"/>
        </w:sdtPr>
        <w:sdtContent>
          <w:commentRangeStart w:id="23"/>
        </w:sdtContent>
      </w:sdt>
      <w:sdt>
        <w:sdtPr>
          <w:id w:val="1489627742"/>
          <w:tag w:val="goog_rdk_375"/>
        </w:sdtPr>
        <w:sdtContent>
          <w:commentRangeStart w:id="24"/>
        </w:sdtContent>
      </w:sdt>
      <w:sdt>
        <w:sdtPr>
          <w:id w:val="-499250237"/>
          <w:tag w:val="goog_rdk_376"/>
        </w:sdtPr>
        <w:sdtContent>
          <w:commentRangeStart w:id="25"/>
        </w:sdtContent>
      </w:sdt>
      <w:sdt>
        <w:sdtPr>
          <w:id w:val="469883665"/>
          <w:tag w:val="goog_rdk_377"/>
        </w:sdtPr>
        <w:sdtContent>
          <w:commentRangeStart w:id="26"/>
        </w:sdtContent>
      </w:sdt>
      <w:r w:rsidDel="00000000" w:rsidR="00000000" w:rsidRPr="00000000">
        <w:rPr>
          <w:rtl w:val="0"/>
        </w:rPr>
        <w:t xml:space="preserve">3. Observe las siguientes imágenes de agentes de seguridad del Estado. ¿Cuál de estos </w:t>
      </w:r>
      <w:sdt>
        <w:sdtPr>
          <w:id w:val="-218079912"/>
          <w:tag w:val="goog_rdk_378"/>
        </w:sdtPr>
        <w:sdtContent>
          <w:ins w:author="Dorothy Jane Bridges Kronick" w:id="65" w:date="2026-04-28T16:38:15Z">
            <w:r w:rsidDel="00000000" w:rsidR="00000000" w:rsidRPr="00000000">
              <w:rPr>
                <w:rtl w:val="0"/>
              </w:rPr>
              <w:t xml:space="preserve">dos </w:t>
            </w:r>
          </w:ins>
        </w:sdtContent>
      </w:sdt>
      <w:r w:rsidDel="00000000" w:rsidR="00000000" w:rsidRPr="00000000">
        <w:rPr>
          <w:rtl w:val="0"/>
        </w:rPr>
        <w:t xml:space="preserve">agentes cree que es más probable que disuade el crimen?</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t xml:space="preserve"> </w:t>
      </w:r>
      <w:sdt>
        <w:sdtPr>
          <w:id w:val="291509048"/>
          <w:tag w:val="goog_rdk_379"/>
        </w:sdtPr>
        <w:sdtContent>
          <w:ins w:author="Dorothy Jane Bridges Kronick" w:id="66" w:date="2026-04-28T16:38:05Z">
            <w:r w:rsidDel="00000000" w:rsidR="00000000" w:rsidRPr="00000000">
              <w:rPr>
                <w:rtl w:val="0"/>
              </w:rPr>
              <w:t xml:space="preserve">RANDOMIZE PAIRS</w:t>
            </w:r>
          </w:ins>
        </w:sdtContent>
      </w:sdt>
      <w:r w:rsidDel="00000000" w:rsidR="00000000" w:rsidRPr="00000000">
        <w:rPr>
          <w:rtl w:val="0"/>
        </w:rPr>
      </w:r>
    </w:p>
    <w:p w:rsidR="00000000" w:rsidDel="00000000" w:rsidP="00000000" w:rsidRDefault="00000000" w:rsidRPr="00000000" w14:paraId="000001BA">
      <w:pPr>
        <w:spacing w:after="240" w:before="240" w:line="276" w:lineRule="auto"/>
        <w:rPr>
          <w:highlight w:val="yellow"/>
        </w:rPr>
      </w:pPr>
      <w:r w:rsidDel="00000000" w:rsidR="00000000" w:rsidRPr="00000000">
        <w:rPr>
          <w:sz w:val="22"/>
          <w:szCs w:val="22"/>
        </w:rPr>
        <w:drawing>
          <wp:inline distB="114300" distT="114300" distL="114300" distR="114300">
            <wp:extent cx="6400800" cy="64389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4008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240" w:line="276" w:lineRule="auto"/>
        <w:rPr>
          <w:highlight w:val="yellow"/>
        </w:rPr>
      </w:pPr>
      <w:r w:rsidDel="00000000" w:rsidR="00000000" w:rsidRPr="00000000">
        <w:rPr>
          <w:rtl w:val="0"/>
        </w:rPr>
      </w:r>
    </w:p>
    <w:p w:rsidR="00000000" w:rsidDel="00000000" w:rsidP="00000000" w:rsidRDefault="00000000" w:rsidRPr="00000000" w14:paraId="000001BC">
      <w:pPr>
        <w:pBdr>
          <w:bottom w:color="999999" w:space="1" w:sz="6" w:val="single"/>
        </w:pBdr>
        <w:spacing w:before="80" w:lineRule="auto"/>
        <w:rPr/>
      </w:pP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rtl w:val="0"/>
        </w:rPr>
      </w:r>
    </w:p>
    <w:p w:rsidR="00000000" w:rsidDel="00000000" w:rsidP="00000000" w:rsidRDefault="00000000" w:rsidRPr="00000000" w14:paraId="000001BE">
      <w:pPr>
        <w:spacing w:after="240" w:before="240" w:lineRule="auto"/>
        <w:rPr>
          <w:b w:val="1"/>
          <w:bCs w:val="1"/>
        </w:rPr>
      </w:pPr>
      <w:r w:rsidDel="00000000" w:rsidR="00000000" w:rsidRPr="00000000">
        <w:rPr>
          <w:rtl w:val="0"/>
        </w:rPr>
      </w:r>
    </w:p>
    <w:p w:rsidR="00000000" w:rsidDel="00000000" w:rsidP="00000000" w:rsidRDefault="00000000" w:rsidRPr="00000000" w14:paraId="000001BF">
      <w:pPr>
        <w:spacing w:after="60" w:before="120" w:lineRule="auto"/>
        <w:rPr>
          <w:b w:val="1"/>
          <w:bCs w:val="1"/>
        </w:rPr>
      </w:pPr>
      <w:r w:rsidDel="00000000" w:rsidR="00000000" w:rsidRPr="00000000">
        <w:rPr>
          <w:b w:val="1"/>
          <w:bCs w:val="1"/>
          <w:rtl w:val="0"/>
        </w:rPr>
        <w:t xml:space="preserve">25c. Algunas personas dicen que a las democracias les cuesta más combatir la delincuencia que a las autocracias, mientras que otras creen que no hay ningún conflicto entre la democracia y combatir la delincuencia. ¿Cuál de estas opiniones se acerca más a la suya?</w:t>
      </w:r>
    </w:p>
    <w:p w:rsidR="00000000" w:rsidDel="00000000" w:rsidP="00000000" w:rsidRDefault="00000000" w:rsidRPr="00000000" w14:paraId="000001C0">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A las democracias les cuesta más combatir la delincuencia</w:t>
      </w:r>
    </w:p>
    <w:p w:rsidR="00000000" w:rsidDel="00000000" w:rsidP="00000000" w:rsidRDefault="00000000" w:rsidRPr="00000000" w14:paraId="000001C1">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No hay ningún conflicto entre la democracia y combatir la delincuencia</w:t>
      </w:r>
    </w:p>
    <w:p w:rsidR="00000000" w:rsidDel="00000000" w:rsidP="00000000" w:rsidRDefault="00000000" w:rsidRPr="00000000" w14:paraId="000001C2">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No sabe</w:t>
      </w:r>
    </w:p>
    <w:p w:rsidR="00000000" w:rsidDel="00000000" w:rsidP="00000000" w:rsidRDefault="00000000" w:rsidRPr="00000000" w14:paraId="000001C3">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No responde</w:t>
      </w:r>
    </w:p>
    <w:p w:rsidR="00000000" w:rsidDel="00000000" w:rsidP="00000000" w:rsidRDefault="00000000" w:rsidRPr="00000000" w14:paraId="000001C4">
      <w:pPr>
        <w:spacing w:after="60" w:before="120" w:lineRule="auto"/>
        <w:rPr>
          <w:b w:val="1"/>
          <w:bCs w:val="1"/>
        </w:rPr>
      </w:pPr>
      <w:r w:rsidDel="00000000" w:rsidR="00000000" w:rsidRPr="00000000">
        <w:rPr>
          <w:b w:val="1"/>
          <w:bCs w:val="1"/>
          <w:rtl w:val="0"/>
        </w:rPr>
        <w:t xml:space="preserve">[SOLO PARA QUIENES DICEN QUE A LAS DEMOCRACIAS LES CUESTA] Y en su opinión, ¿qué es más importante: que haya democracia en Venezuela, o que se combate la delincuencia?</w:t>
      </w:r>
    </w:p>
    <w:p w:rsidR="00000000" w:rsidDel="00000000" w:rsidP="00000000" w:rsidRDefault="00000000" w:rsidRPr="00000000" w14:paraId="000001C5">
      <w:pPr>
        <w:numPr>
          <w:ilvl w:val="0"/>
          <w:numId w:val="7"/>
        </w:numPr>
        <w:spacing w:after="0" w:afterAutospacing="0" w:before="240" w:lineRule="auto"/>
        <w:ind w:left="720" w:hanging="360"/>
        <w:rPr>
          <w:b w:val="1"/>
          <w:bCs w:val="1"/>
        </w:rPr>
      </w:pPr>
      <w:r w:rsidDel="00000000" w:rsidR="00000000" w:rsidRPr="00000000">
        <w:rPr>
          <w:b w:val="1"/>
          <w:bCs w:val="1"/>
          <w:rtl w:val="0"/>
        </w:rPr>
        <w:t xml:space="preserve">Es más importante que haya democracia en Venezuela</w:t>
      </w:r>
    </w:p>
    <w:p w:rsidR="00000000" w:rsidDel="00000000" w:rsidP="00000000" w:rsidRDefault="00000000" w:rsidRPr="00000000" w14:paraId="000001C6">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Es más importante que haya bajos niveles de delincuencia</w:t>
      </w:r>
    </w:p>
    <w:p w:rsidR="00000000" w:rsidDel="00000000" w:rsidP="00000000" w:rsidRDefault="00000000" w:rsidRPr="00000000" w14:paraId="000001C7">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Ambas son igual de importantes </w:t>
      </w:r>
      <w:r w:rsidDel="00000000" w:rsidR="00000000" w:rsidRPr="00000000">
        <w:rPr>
          <w:rtl w:val="0"/>
        </w:rPr>
      </w:r>
    </w:p>
    <w:p w:rsidR="00000000" w:rsidDel="00000000" w:rsidP="00000000" w:rsidRDefault="00000000" w:rsidRPr="00000000" w14:paraId="000001C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No sabe</w:t>
      </w:r>
    </w:p>
    <w:p w:rsidR="00000000" w:rsidDel="00000000" w:rsidP="00000000" w:rsidRDefault="00000000" w:rsidRPr="00000000" w14:paraId="000001C9">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No responde</w:t>
      </w:r>
    </w:p>
    <w:sdt>
      <w:sdtPr>
        <w:id w:val="-1002853666"/>
        <w:tag w:val="goog_rdk_382"/>
      </w:sdtPr>
      <w:sdtContent>
        <w:p w:rsidR="00000000" w:rsidDel="00000000" w:rsidP="00000000" w:rsidRDefault="00000000" w:rsidRPr="00000000" w14:paraId="000001CA">
          <w:pPr>
            <w:spacing w:after="240" w:before="240" w:lineRule="auto"/>
            <w:rPr>
              <w:del w:author="Dorothy Jane Bridges Kronick" w:id="67" w:date="2026-04-28T16:41:26Z"/>
              <w:b w:val="1"/>
              <w:bCs w:val="1"/>
            </w:rPr>
          </w:pPr>
          <w:sdt>
            <w:sdtPr>
              <w:id w:val="1520299211"/>
              <w:tag w:val="goog_rdk_381"/>
            </w:sdtPr>
            <w:sdtContent>
              <w:del w:author="Dorothy Jane Bridges Kronick" w:id="67" w:date="2026-04-28T16:41:26Z">
                <w:r w:rsidDel="00000000" w:rsidR="00000000" w:rsidRPr="00000000">
                  <w:rPr>
                    <w:b w:val="1"/>
                    <w:bCs w:val="1"/>
                    <w:rtl w:val="0"/>
                  </w:rPr>
                  <w:delText xml:space="preserve">[SOLO PARA QUIENES DICEN QUE NO HAY NINGÚN CONFLICTO] ¿Cree entonces que es posible combatir la delincuencia sin restringir los derechos de las personas?</w:delText>
                </w:r>
              </w:del>
            </w:sdtContent>
          </w:sdt>
        </w:p>
      </w:sdtContent>
    </w:sdt>
    <w:sdt>
      <w:sdtPr>
        <w:id w:val="-1506238932"/>
        <w:tag w:val="goog_rdk_384"/>
      </w:sdtPr>
      <w:sdtContent>
        <w:p w:rsidR="00000000" w:rsidDel="00000000" w:rsidP="00000000" w:rsidRDefault="00000000" w:rsidRPr="00000000" w14:paraId="000001CB">
          <w:pPr>
            <w:numPr>
              <w:ilvl w:val="0"/>
              <w:numId w:val="1"/>
            </w:numPr>
            <w:spacing w:after="0" w:before="0" w:lineRule="auto"/>
            <w:ind w:left="720" w:hanging="360"/>
            <w:rPr>
              <w:del w:author="Dorothy Jane Bridges Kronick" w:id="67" w:date="2026-04-28T16:41:26Z"/>
              <w:b w:val="1"/>
              <w:bCs w:val="1"/>
              <w:u w:val="none"/>
            </w:rPr>
          </w:pPr>
          <w:sdt>
            <w:sdtPr>
              <w:id w:val="378851174"/>
              <w:tag w:val="goog_rdk_383"/>
            </w:sdtPr>
            <w:sdtContent>
              <w:del w:author="Dorothy Jane Bridges Kronick" w:id="67" w:date="2026-04-28T16:41:26Z">
                <w:r w:rsidDel="00000000" w:rsidR="00000000" w:rsidRPr="00000000">
                  <w:rPr>
                    <w:b w:val="1"/>
                    <w:bCs w:val="1"/>
                    <w:rtl w:val="0"/>
                  </w:rPr>
                  <w:delText xml:space="preserve">Sí, es posible</w:delText>
                </w:r>
              </w:del>
            </w:sdtContent>
          </w:sdt>
        </w:p>
      </w:sdtContent>
    </w:sdt>
    <w:sdt>
      <w:sdtPr>
        <w:id w:val="1215644170"/>
        <w:tag w:val="goog_rdk_386"/>
      </w:sdtPr>
      <w:sdtContent>
        <w:p w:rsidR="00000000" w:rsidDel="00000000" w:rsidP="00000000" w:rsidRDefault="00000000" w:rsidRPr="00000000" w14:paraId="000001CC">
          <w:pPr>
            <w:numPr>
              <w:ilvl w:val="0"/>
              <w:numId w:val="1"/>
            </w:numPr>
            <w:spacing w:after="0" w:before="0" w:lineRule="auto"/>
            <w:ind w:left="720" w:hanging="360"/>
            <w:rPr>
              <w:del w:author="Dorothy Jane Bridges Kronick" w:id="67" w:date="2026-04-28T16:41:26Z"/>
              <w:b w:val="1"/>
              <w:bCs w:val="1"/>
              <w:u w:val="none"/>
            </w:rPr>
          </w:pPr>
          <w:sdt>
            <w:sdtPr>
              <w:id w:val="-1832728865"/>
              <w:tag w:val="goog_rdk_385"/>
            </w:sdtPr>
            <w:sdtContent>
              <w:del w:author="Dorothy Jane Bridges Kronick" w:id="67" w:date="2026-04-28T16:41:26Z">
                <w:r w:rsidDel="00000000" w:rsidR="00000000" w:rsidRPr="00000000">
                  <w:rPr>
                    <w:b w:val="1"/>
                    <w:bCs w:val="1"/>
                    <w:rtl w:val="0"/>
                  </w:rPr>
                  <w:delText xml:space="preserve">Es posible, pero difícil</w:delText>
                </w:r>
              </w:del>
            </w:sdtContent>
          </w:sdt>
        </w:p>
      </w:sdtContent>
    </w:sdt>
    <w:sdt>
      <w:sdtPr>
        <w:id w:val="-1308435292"/>
        <w:tag w:val="goog_rdk_388"/>
      </w:sdtPr>
      <w:sdtContent>
        <w:p w:rsidR="00000000" w:rsidDel="00000000" w:rsidP="00000000" w:rsidRDefault="00000000" w:rsidRPr="00000000" w14:paraId="000001CD">
          <w:pPr>
            <w:numPr>
              <w:ilvl w:val="0"/>
              <w:numId w:val="1"/>
            </w:numPr>
            <w:spacing w:after="0" w:before="0" w:lineRule="auto"/>
            <w:ind w:left="720" w:hanging="360"/>
            <w:rPr>
              <w:del w:author="Dorothy Jane Bridges Kronick" w:id="67" w:date="2026-04-28T16:41:26Z"/>
              <w:b w:val="1"/>
              <w:bCs w:val="1"/>
              <w:u w:val="none"/>
            </w:rPr>
          </w:pPr>
          <w:sdt>
            <w:sdtPr>
              <w:id w:val="-686151673"/>
              <w:tag w:val="goog_rdk_387"/>
            </w:sdtPr>
            <w:sdtContent>
              <w:del w:author="Dorothy Jane Bridges Kronick" w:id="67" w:date="2026-04-28T16:41:26Z">
                <w:r w:rsidDel="00000000" w:rsidR="00000000" w:rsidRPr="00000000">
                  <w:rPr>
                    <w:b w:val="1"/>
                    <w:bCs w:val="1"/>
                    <w:rtl w:val="0"/>
                  </w:rPr>
                  <w:delText xml:space="preserve">No es posible</w:delText>
                </w:r>
              </w:del>
            </w:sdtContent>
          </w:sdt>
        </w:p>
      </w:sdtContent>
    </w:sdt>
    <w:sdt>
      <w:sdtPr>
        <w:id w:val="1222061928"/>
        <w:tag w:val="goog_rdk_390"/>
      </w:sdtPr>
      <w:sdtContent>
        <w:p w:rsidR="00000000" w:rsidDel="00000000" w:rsidP="00000000" w:rsidRDefault="00000000" w:rsidRPr="00000000" w14:paraId="000001CE">
          <w:pPr>
            <w:numPr>
              <w:ilvl w:val="0"/>
              <w:numId w:val="1"/>
            </w:numPr>
            <w:spacing w:after="0" w:before="0" w:lineRule="auto"/>
            <w:ind w:left="720" w:hanging="360"/>
            <w:rPr>
              <w:del w:author="Dorothy Jane Bridges Kronick" w:id="67" w:date="2026-04-28T16:41:26Z"/>
              <w:b w:val="1"/>
              <w:bCs w:val="1"/>
              <w:u w:val="none"/>
            </w:rPr>
          </w:pPr>
          <w:sdt>
            <w:sdtPr>
              <w:id w:val="-186870928"/>
              <w:tag w:val="goog_rdk_389"/>
            </w:sdtPr>
            <w:sdtContent>
              <w:del w:author="Dorothy Jane Bridges Kronick" w:id="67" w:date="2026-04-28T16:41:26Z">
                <w:r w:rsidDel="00000000" w:rsidR="00000000" w:rsidRPr="00000000">
                  <w:rPr>
                    <w:b w:val="1"/>
                    <w:bCs w:val="1"/>
                    <w:rtl w:val="0"/>
                  </w:rPr>
                  <w:delText xml:space="preserve">No sabe</w:delText>
                </w:r>
              </w:del>
            </w:sdtContent>
          </w:sdt>
        </w:p>
      </w:sdtContent>
    </w:sdt>
    <w:sdt>
      <w:sdtPr>
        <w:id w:val="-606552587"/>
        <w:tag w:val="goog_rdk_392"/>
      </w:sdtPr>
      <w:sdtContent>
        <w:p w:rsidR="00000000" w:rsidDel="00000000" w:rsidP="00000000" w:rsidRDefault="00000000" w:rsidRPr="00000000" w14:paraId="000001CF">
          <w:pPr>
            <w:numPr>
              <w:ilvl w:val="0"/>
              <w:numId w:val="1"/>
            </w:numPr>
            <w:spacing w:after="0" w:before="0" w:lineRule="auto"/>
            <w:ind w:left="720" w:hanging="360"/>
            <w:rPr>
              <w:del w:author="Dorothy Jane Bridges Kronick" w:id="67" w:date="2026-04-28T16:41:26Z"/>
              <w:b w:val="1"/>
              <w:bCs w:val="1"/>
              <w:u w:val="none"/>
            </w:rPr>
          </w:pPr>
          <w:sdt>
            <w:sdtPr>
              <w:id w:val="711091108"/>
              <w:tag w:val="goog_rdk_391"/>
            </w:sdtPr>
            <w:sdtContent>
              <w:del w:author="Dorothy Jane Bridges Kronick" w:id="67" w:date="2026-04-28T16:41:26Z">
                <w:r w:rsidDel="00000000" w:rsidR="00000000" w:rsidRPr="00000000">
                  <w:rPr>
                    <w:b w:val="1"/>
                    <w:bCs w:val="1"/>
                    <w:rtl w:val="0"/>
                  </w:rPr>
                  <w:delText xml:space="preserve">No responde</w:delText>
                </w:r>
              </w:del>
            </w:sdtContent>
          </w:sdt>
        </w:p>
      </w:sdtContent>
    </w:sdt>
    <w:p w:rsidR="00000000" w:rsidDel="00000000" w:rsidP="00000000" w:rsidRDefault="00000000" w:rsidRPr="00000000" w14:paraId="000001D0">
      <w:pPr>
        <w:spacing w:after="240" w:before="240" w:line="276" w:lineRule="auto"/>
        <w:ind w:right="600"/>
        <w:rPr>
          <w:b w:val="1"/>
          <w:bCs w:val="1"/>
          <w:sz w:val="22"/>
          <w:szCs w:val="22"/>
          <w:highlight w:val="yellow"/>
        </w:rPr>
      </w:pPr>
      <w:r w:rsidDel="00000000" w:rsidR="00000000" w:rsidRPr="00000000">
        <w:rPr>
          <w:rtl w:val="0"/>
        </w:rPr>
      </w:r>
    </w:p>
    <w:p w:rsidR="00000000" w:rsidDel="00000000" w:rsidP="00000000" w:rsidRDefault="00000000" w:rsidRPr="00000000" w14:paraId="000001D1">
      <w:pPr>
        <w:spacing w:after="240" w:before="240" w:line="276" w:lineRule="auto"/>
        <w:ind w:right="600"/>
        <w:rPr>
          <w:b w:val="1"/>
          <w:bCs w:val="1"/>
          <w:sz w:val="22"/>
          <w:szCs w:val="22"/>
          <w:highlight w:val="yellow"/>
        </w:rPr>
      </w:pPr>
      <w:r w:rsidDel="00000000" w:rsidR="00000000" w:rsidRPr="00000000">
        <w:rPr>
          <w:b w:val="1"/>
          <w:bCs w:val="1"/>
          <w:sz w:val="22"/>
          <w:szCs w:val="22"/>
          <w:highlight w:val="yellow"/>
          <w:rtl w:val="0"/>
        </w:rPr>
        <w:t xml:space="preserve">¿En qué medida está de acuerdo con la siguiente afirmación: “Los derechos humanos deben protegerse, incluso si estos derechos hacen más difícil que la policía combata el crimen”?</w:t>
      </w:r>
    </w:p>
    <w:p w:rsidR="00000000" w:rsidDel="00000000" w:rsidP="00000000" w:rsidRDefault="00000000" w:rsidRPr="00000000" w14:paraId="000001D2">
      <w:pPr>
        <w:spacing w:after="240" w:before="240" w:line="276" w:lineRule="auto"/>
        <w:rPr>
          <w:sz w:val="22"/>
          <w:szCs w:val="22"/>
          <w:highlight w:val="yellow"/>
        </w:rPr>
      </w:pPr>
      <w:r w:rsidDel="00000000" w:rsidR="00000000" w:rsidRPr="00000000">
        <w:rPr>
          <w:b w:val="1"/>
          <w:bCs w:val="1"/>
          <w:sz w:val="22"/>
          <w:szCs w:val="22"/>
          <w:highlight w:val="yellow"/>
          <w:rtl w:val="0"/>
        </w:rPr>
        <w:t xml:space="preserve">Opciones de respuesta (ejemplo):</w:t>
        <w:br w:type="textWrapping"/>
      </w:r>
      <w:r w:rsidDel="00000000" w:rsidR="00000000" w:rsidRPr="00000000">
        <w:rPr>
          <w:sz w:val="22"/>
          <w:szCs w:val="22"/>
          <w:highlight w:val="yellow"/>
          <w:rtl w:val="0"/>
        </w:rPr>
        <w:t xml:space="preserve"> 1 — Muy en desacuerdo</w:t>
        <w:br w:type="textWrapping"/>
        <w:t xml:space="preserve"> 2 — En desacuerdo</w:t>
        <w:br w:type="textWrapping"/>
        <w:t xml:space="preserve"> 3 — Ni de acuerdo ni en desacuerdo</w:t>
        <w:br w:type="textWrapping"/>
        <w:t xml:space="preserve"> 4 — De acuerdo</w:t>
        <w:br w:type="textWrapping"/>
        <w:t xml:space="preserve"> 5 — Muy de acuerdo</w:t>
      </w:r>
    </w:p>
    <w:p w:rsidR="00000000" w:rsidDel="00000000" w:rsidP="00000000" w:rsidRDefault="00000000" w:rsidRPr="00000000" w14:paraId="000001D3">
      <w:pPr>
        <w:spacing w:after="240" w:before="240" w:line="276" w:lineRule="auto"/>
        <w:rPr>
          <w:sz w:val="22"/>
          <w:szCs w:val="22"/>
          <w:highlight w:val="yellow"/>
        </w:rPr>
      </w:pPr>
      <w:r w:rsidDel="00000000" w:rsidR="00000000" w:rsidRPr="00000000">
        <w:rPr>
          <w:rtl w:val="0"/>
        </w:rPr>
      </w:r>
    </w:p>
    <w:p w:rsidR="00000000" w:rsidDel="00000000" w:rsidP="00000000" w:rsidRDefault="00000000" w:rsidRPr="00000000" w14:paraId="000001D4">
      <w:pPr>
        <w:spacing w:after="60" w:before="120" w:lineRule="auto"/>
        <w:rPr/>
      </w:pPr>
      <w:sdt>
        <w:sdtPr>
          <w:id w:val="-1827840927"/>
          <w:tag w:val="goog_rdk_393"/>
        </w:sdtPr>
        <w:sdtContent>
          <w:commentRangeStart w:id="27"/>
        </w:sdtContent>
      </w:sdt>
      <w:sdt>
        <w:sdtPr>
          <w:id w:val="1691564687"/>
          <w:tag w:val="goog_rdk_394"/>
        </w:sdtPr>
        <w:sdtContent>
          <w:commentRangeStart w:id="28"/>
        </w:sdtContent>
      </w:sdt>
      <w:r w:rsidDel="00000000" w:rsidR="00000000" w:rsidRPr="00000000">
        <w:rPr>
          <w:b w:val="1"/>
          <w:bCs w:val="1"/>
          <w:rtl w:val="0"/>
        </w:rPr>
        <w:t xml:space="preserve">13. ¿En cuál de las siguientes situaciones cree que está justificado que un oficial de policía use la fuerza física contra un ciudadano?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1D5">
            <w:pPr>
              <w:rPr/>
            </w:pPr>
            <w:sdt>
              <w:sdtPr>
                <w:id w:val="-1574004635"/>
                <w:tag w:val="goog_rdk_395"/>
              </w:sdtPr>
              <w:sdtContent>
                <w:commentRangeStart w:id="29"/>
              </w:sdtContent>
            </w:sdt>
            <w:r w:rsidDel="00000000" w:rsidR="00000000" w:rsidRPr="00000000">
              <w:rPr>
                <w:b w:val="1"/>
                <w:bCs w:val="1"/>
                <w:smallCaps w:val="1"/>
                <w:color w:val="333333"/>
                <w:sz w:val="18"/>
                <w:szCs w:val="18"/>
                <w:rtl w:val="0"/>
              </w:rPr>
              <w:t xml:space="preserve">LEER CADA SITUACIÓN EN VOZ ALTA. REGISTRE SÍ/NO PARA CADA FILA.RANDOMIZE IN PART B (SURVEY EXPERIMENT) </w:t>
            </w:r>
            <w:r w:rsidDel="00000000" w:rsidR="00000000" w:rsidRPr="00000000">
              <w:rPr>
                <w:rtl w:val="0"/>
              </w:rPr>
            </w:r>
          </w:p>
        </w:tc>
      </w:tr>
    </w:tbl>
    <w:p w:rsidR="00000000" w:rsidDel="00000000" w:rsidP="00000000" w:rsidRDefault="00000000" w:rsidRPr="00000000" w14:paraId="000001D6">
      <w:pPr>
        <w:spacing w:after="60" w:lineRule="auto"/>
        <w:rPr/>
      </w:pP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D7">
      <w:pPr>
        <w:spacing w:after="40" w:before="60" w:lineRule="auto"/>
        <w:ind w:left="480" w:firstLine="0"/>
        <w:rPr/>
      </w:pPr>
      <w:r w:rsidDel="00000000" w:rsidR="00000000" w:rsidRPr="00000000">
        <w:rPr>
          <w:rtl w:val="0"/>
        </w:rPr>
        <w:t xml:space="preserve">A.  Cuando el ciudadano se resiste al arresto          Sí ___    No </w:t>
      </w:r>
      <w:sdt>
        <w:sdtPr>
          <w:id w:val="-1825655036"/>
          <w:tag w:val="goog_rdk_396"/>
        </w:sdtPr>
        <w:sdtContent>
          <w:commentRangeStart w:id="30"/>
        </w:sdtContent>
      </w:sdt>
      <w:r w:rsidDel="00000000" w:rsidR="00000000" w:rsidRPr="00000000">
        <w:rPr>
          <w:rtl w:val="0"/>
        </w:rPr>
        <w:t xml:space="preserve">___</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D8">
      <w:pPr>
        <w:spacing w:after="40" w:before="60" w:lineRule="auto"/>
        <w:ind w:left="480" w:firstLine="0"/>
        <w:rPr/>
      </w:pPr>
      <w:r w:rsidDel="00000000" w:rsidR="00000000" w:rsidRPr="00000000">
        <w:rPr>
          <w:rtl w:val="0"/>
        </w:rPr>
        <w:t xml:space="preserve">B.  Cuando el oficial sabe que el ciudadano cometió un delito          Sí ___    No ___GROUP A: but the judge will let him go] [GROUP B: but the judge is harsh]</w:t>
      </w:r>
    </w:p>
    <w:p w:rsidR="00000000" w:rsidDel="00000000" w:rsidP="00000000" w:rsidRDefault="00000000" w:rsidRPr="00000000" w14:paraId="000001D9">
      <w:pPr>
        <w:spacing w:after="40" w:before="60" w:lineRule="auto"/>
        <w:ind w:left="480" w:firstLine="0"/>
        <w:rPr/>
      </w:pPr>
      <w:r w:rsidDel="00000000" w:rsidR="00000000" w:rsidRPr="00000000">
        <w:rPr>
          <w:rtl w:val="0"/>
        </w:rPr>
        <w:t xml:space="preserve">C.  Cuando la vida de otros ciudadanos está en riesgo          Sí ___    No ___</w:t>
      </w:r>
    </w:p>
    <w:p w:rsidR="00000000" w:rsidDel="00000000" w:rsidP="00000000" w:rsidRDefault="00000000" w:rsidRPr="00000000" w14:paraId="000001DA">
      <w:pPr>
        <w:spacing w:after="40" w:before="60" w:lineRule="auto"/>
        <w:ind w:left="480" w:firstLine="0"/>
        <w:rPr/>
      </w:pPr>
      <w:r w:rsidDel="00000000" w:rsidR="00000000" w:rsidRPr="00000000">
        <w:rPr>
          <w:rtl w:val="0"/>
        </w:rPr>
        <w:t xml:space="preserve">D.  Cuando se sabe que el ciudadano pertenece a una banda delictiva o colectivo          Sí ___    No ___</w:t>
      </w:r>
    </w:p>
    <w:p w:rsidR="00000000" w:rsidDel="00000000" w:rsidP="00000000" w:rsidRDefault="00000000" w:rsidRPr="00000000" w14:paraId="000001DB">
      <w:pPr>
        <w:spacing w:after="40" w:before="60" w:lineRule="auto"/>
        <w:ind w:left="480" w:firstLine="0"/>
        <w:rPr/>
      </w:pPr>
      <w:r w:rsidDel="00000000" w:rsidR="00000000" w:rsidRPr="00000000">
        <w:rPr>
          <w:rtl w:val="0"/>
        </w:rPr>
        <w:t xml:space="preserve">E.  Cuando el ciudadano falta el respeto a un oficial de policía          Sí ___    No ___</w:t>
      </w:r>
    </w:p>
    <w:p w:rsidR="00000000" w:rsidDel="00000000" w:rsidP="00000000" w:rsidRDefault="00000000" w:rsidRPr="00000000" w14:paraId="000001DC">
      <w:pPr>
        <w:spacing w:after="40" w:before="60" w:lineRule="auto"/>
        <w:ind w:left="480" w:firstLine="0"/>
        <w:rPr/>
      </w:pPr>
      <w:r w:rsidDel="00000000" w:rsidR="00000000" w:rsidRPr="00000000">
        <w:rPr>
          <w:rtl w:val="0"/>
        </w:rPr>
        <w:t xml:space="preserve">F.  Cuando los residentes del barrio lo solicitan          Sí ___    No ___</w:t>
      </w:r>
    </w:p>
    <w:p w:rsidR="00000000" w:rsidDel="00000000" w:rsidP="00000000" w:rsidRDefault="00000000" w:rsidRPr="00000000" w14:paraId="000001DD">
      <w:pPr>
        <w:spacing w:after="40" w:before="60" w:lineRule="auto"/>
        <w:ind w:left="480" w:firstLine="0"/>
        <w:rPr/>
      </w:pPr>
      <w:r w:rsidDel="00000000" w:rsidR="00000000" w:rsidRPr="00000000">
        <w:rPr>
          <w:rtl w:val="0"/>
        </w:rPr>
        <w:t xml:space="preserve">G.  Cuando la vida del propio oficial está en peligr</w:t>
      </w:r>
      <w:sdt>
        <w:sdtPr>
          <w:id w:val="-2102352865"/>
          <w:tag w:val="goog_rdk_397"/>
        </w:sdtPr>
        <w:sdtContent>
          <w:commentRangeStart w:id="31"/>
        </w:sdtContent>
      </w:sdt>
      <w:r w:rsidDel="00000000" w:rsidR="00000000" w:rsidRPr="00000000">
        <w:rPr>
          <w:rtl w:val="0"/>
        </w:rPr>
        <w:t xml:space="preserve">o</w:t>
      </w:r>
      <w:commentRangeEnd w:id="31"/>
      <w:r w:rsidDel="00000000" w:rsidR="00000000" w:rsidRPr="00000000">
        <w:commentReference w:id="31"/>
      </w:r>
      <w:r w:rsidDel="00000000" w:rsidR="00000000" w:rsidRPr="00000000">
        <w:rPr>
          <w:rtl w:val="0"/>
        </w:rPr>
        <w:t xml:space="preserve">          Sí ___    No </w:t>
      </w:r>
      <w:sdt>
        <w:sdtPr>
          <w:id w:val="704645390"/>
          <w:tag w:val="goog_rdk_398"/>
        </w:sdtPr>
        <w:sdtContent>
          <w:commentRangeStart w:id="32"/>
        </w:sdtContent>
      </w:sdt>
      <w:r w:rsidDel="00000000" w:rsidR="00000000" w:rsidRPr="00000000">
        <w:rPr>
          <w:rtl w:val="0"/>
        </w:rPr>
        <w:t xml:space="preserve">___</w:t>
      </w:r>
      <w:commentRangeEnd w:id="32"/>
      <w:r w:rsidDel="00000000" w:rsidR="00000000" w:rsidRPr="00000000">
        <w:commentReference w:id="32"/>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DE">
      <w:pPr>
        <w:spacing w:after="40" w:before="60" w:lineRule="auto"/>
        <w:ind w:left="480" w:firstLine="0"/>
        <w:rPr/>
      </w:pPr>
      <w:r w:rsidDel="00000000" w:rsidR="00000000" w:rsidRPr="00000000">
        <w:rPr>
          <w:rtl w:val="0"/>
        </w:rPr>
      </w:r>
    </w:p>
    <w:sdt>
      <w:sdtPr>
        <w:id w:val="-1954249354"/>
        <w:tag w:val="goog_rdk_401"/>
      </w:sdtPr>
      <w:sdtContent>
        <w:p w:rsidR="00000000" w:rsidDel="00000000" w:rsidP="00000000" w:rsidRDefault="00000000" w:rsidRPr="00000000" w14:paraId="000001DF">
          <w:pPr>
            <w:spacing w:after="60" w:before="120" w:lineRule="auto"/>
            <w:rPr>
              <w:del w:author="Dorothy Jane Bridges Kronick" w:id="68" w:date="2026-04-28T16:45:55Z"/>
            </w:rPr>
          </w:pPr>
          <w:sdt>
            <w:sdtPr>
              <w:id w:val="-1763953221"/>
              <w:tag w:val="goog_rdk_400"/>
            </w:sdtPr>
            <w:sdtContent>
              <w:del w:author="Dorothy Jane Bridges Kronick" w:id="68" w:date="2026-04-28T16:45:55Z">
                <w:r w:rsidDel="00000000" w:rsidR="00000000" w:rsidRPr="00000000">
                  <w:rPr>
                    <w:b w:val="1"/>
                    <w:bCs w:val="1"/>
                    <w:rtl w:val="0"/>
                  </w:rPr>
                  <w:delText xml:space="preserve">25. Para combatir el crimen, ¿cree que las autoridades deben respetar siempre la ley, o que a veces deben actuar fuera de la ley?</w:delText>
                </w:r>
                <w:r w:rsidDel="00000000" w:rsidR="00000000" w:rsidRPr="00000000">
                  <w:rPr>
                    <w:rtl w:val="0"/>
                  </w:rPr>
                </w:r>
              </w:del>
            </w:sdtContent>
          </w:sdt>
        </w:p>
      </w:sdtContent>
    </w:sdt>
    <w:sdt>
      <w:sdtPr>
        <w:id w:val="53176268"/>
        <w:tag w:val="goog_rdk_403"/>
      </w:sdtPr>
      <w:sdtContent>
        <w:p w:rsidR="00000000" w:rsidDel="00000000" w:rsidP="00000000" w:rsidRDefault="00000000" w:rsidRPr="00000000" w14:paraId="000001E0">
          <w:pPr>
            <w:spacing w:after="40" w:before="40" w:lineRule="auto"/>
            <w:ind w:left="720" w:firstLine="0"/>
            <w:rPr>
              <w:del w:author="Dorothy Jane Bridges Kronick" w:id="68" w:date="2026-04-28T16:45:55Z"/>
            </w:rPr>
          </w:pPr>
          <w:sdt>
            <w:sdtPr>
              <w:id w:val="1694099190"/>
              <w:tag w:val="goog_rdk_402"/>
            </w:sdtPr>
            <w:sdtContent>
              <w:del w:author="Dorothy Jane Bridges Kronick" w:id="68" w:date="2026-04-28T16:45:55Z">
                <w:r w:rsidDel="00000000" w:rsidR="00000000" w:rsidRPr="00000000">
                  <w:rPr>
                    <w:b w:val="1"/>
                    <w:bCs w:val="1"/>
                    <w:rtl w:val="0"/>
                  </w:rPr>
                  <w:delText xml:space="preserve">(1)  Deben respetar siempre la ley</w:delText>
                </w:r>
                <w:r w:rsidDel="00000000" w:rsidR="00000000" w:rsidRPr="00000000">
                  <w:rPr>
                    <w:rtl w:val="0"/>
                  </w:rPr>
                </w:r>
              </w:del>
            </w:sdtContent>
          </w:sdt>
        </w:p>
      </w:sdtContent>
    </w:sdt>
    <w:sdt>
      <w:sdtPr>
        <w:id w:val="-1659042836"/>
        <w:tag w:val="goog_rdk_405"/>
      </w:sdtPr>
      <w:sdtContent>
        <w:p w:rsidR="00000000" w:rsidDel="00000000" w:rsidP="00000000" w:rsidRDefault="00000000" w:rsidRPr="00000000" w14:paraId="000001E1">
          <w:pPr>
            <w:spacing w:after="40" w:before="40" w:lineRule="auto"/>
            <w:ind w:left="720" w:firstLine="0"/>
            <w:rPr>
              <w:del w:author="Dorothy Jane Bridges Kronick" w:id="68" w:date="2026-04-28T16:45:55Z"/>
            </w:rPr>
          </w:pPr>
          <w:sdt>
            <w:sdtPr>
              <w:id w:val="-132552102"/>
              <w:tag w:val="goog_rdk_404"/>
            </w:sdtPr>
            <w:sdtContent>
              <w:del w:author="Dorothy Jane Bridges Kronick" w:id="68" w:date="2026-04-28T16:45:55Z">
                <w:r w:rsidDel="00000000" w:rsidR="00000000" w:rsidRPr="00000000">
                  <w:rPr>
                    <w:b w:val="1"/>
                    <w:bCs w:val="1"/>
                    <w:rtl w:val="0"/>
                  </w:rPr>
                  <w:delText xml:space="preserve">(2)  Pueden actuar a veces fuera de la ley</w:delText>
                </w:r>
                <w:r w:rsidDel="00000000" w:rsidR="00000000" w:rsidRPr="00000000">
                  <w:rPr>
                    <w:rtl w:val="0"/>
                  </w:rPr>
                </w:r>
              </w:del>
            </w:sdtContent>
          </w:sdt>
        </w:p>
      </w:sdtContent>
    </w:sdt>
    <w:sdt>
      <w:sdtPr>
        <w:id w:val="851400302"/>
        <w:tag w:val="goog_rdk_407"/>
      </w:sdtPr>
      <w:sdtContent>
        <w:p w:rsidR="00000000" w:rsidDel="00000000" w:rsidP="00000000" w:rsidRDefault="00000000" w:rsidRPr="00000000" w14:paraId="000001E2">
          <w:pPr>
            <w:spacing w:after="40" w:before="40" w:lineRule="auto"/>
            <w:ind w:left="720" w:firstLine="0"/>
            <w:rPr>
              <w:del w:author="Dorothy Jane Bridges Kronick" w:id="68" w:date="2026-04-28T16:45:55Z"/>
            </w:rPr>
          </w:pPr>
          <w:sdt>
            <w:sdtPr>
              <w:id w:val="1467149895"/>
              <w:tag w:val="goog_rdk_406"/>
            </w:sdtPr>
            <w:sdtContent>
              <w:del w:author="Dorothy Jane Bridges Kronick" w:id="68" w:date="2026-04-28T16:45:55Z">
                <w:r w:rsidDel="00000000" w:rsidR="00000000" w:rsidRPr="00000000">
                  <w:rPr>
                    <w:b w:val="1"/>
                    <w:bCs w:val="1"/>
                    <w:rtl w:val="0"/>
                  </w:rPr>
                  <w:delText xml:space="preserve">(888888)  No sabe  [NO LEER]</w:delText>
                </w:r>
                <w:r w:rsidDel="00000000" w:rsidR="00000000" w:rsidRPr="00000000">
                  <w:rPr>
                    <w:rtl w:val="0"/>
                  </w:rPr>
                </w:r>
              </w:del>
            </w:sdtContent>
          </w:sdt>
        </w:p>
      </w:sdtContent>
    </w:sdt>
    <w:p w:rsidR="00000000" w:rsidDel="00000000" w:rsidP="00000000" w:rsidRDefault="00000000" w:rsidRPr="00000000" w14:paraId="000001E3">
      <w:pPr>
        <w:spacing w:after="40" w:before="40" w:lineRule="auto"/>
        <w:ind w:left="720" w:firstLine="0"/>
        <w:rPr>
          <w:sz w:val="22"/>
          <w:szCs w:val="22"/>
          <w:highlight w:val="yellow"/>
        </w:rPr>
      </w:pPr>
      <w:sdt>
        <w:sdtPr>
          <w:id w:val="2142641647"/>
          <w:tag w:val="goog_rdk_408"/>
        </w:sdtPr>
        <w:sdtContent>
          <w:del w:author="Dorothy Jane Bridges Kronick" w:id="68" w:date="2026-04-28T16:45:55Z">
            <w:r w:rsidDel="00000000" w:rsidR="00000000" w:rsidRPr="00000000">
              <w:rPr>
                <w:b w:val="1"/>
                <w:bCs w:val="1"/>
                <w:rtl w:val="0"/>
              </w:rPr>
              <w:delText xml:space="preserve">(988888)  No responde  [NO LEER</w:delText>
            </w:r>
            <w:r w:rsidDel="00000000" w:rsidR="00000000" w:rsidRPr="00000000">
              <w:rPr>
                <w:b w:val="1"/>
                <w:bCs w:val="1"/>
                <w:rtl w:val="0"/>
              </w:rPr>
              <w:delText xml:space="preserve">]</w:delText>
            </w:r>
          </w:del>
        </w:sdtContent>
      </w:sdt>
      <w:r w:rsidDel="00000000" w:rsidR="00000000" w:rsidRPr="00000000">
        <w:rPr>
          <w:rtl w:val="0"/>
        </w:rPr>
      </w:r>
    </w:p>
    <w:sdt>
      <w:sdtPr>
        <w:id w:val="1774059177"/>
        <w:tag w:val="goog_rdk_411"/>
      </w:sdtPr>
      <w:sdtContent>
        <w:p w:rsidR="00000000" w:rsidDel="00000000" w:rsidP="00000000" w:rsidRDefault="00000000" w:rsidRPr="00000000" w14:paraId="000001E4">
          <w:pPr>
            <w:spacing w:after="240" w:before="240" w:line="276" w:lineRule="auto"/>
            <w:rPr>
              <w:del w:author="Dorothy Jane Bridges Kronick" w:id="69" w:date="2026-04-28T16:41:36Z"/>
              <w:sz w:val="22"/>
              <w:szCs w:val="22"/>
              <w:highlight w:val="yellow"/>
            </w:rPr>
          </w:pPr>
          <w:sdt>
            <w:sdtPr>
              <w:id w:val="-782997082"/>
              <w:tag w:val="goog_rdk_410"/>
            </w:sdtPr>
            <w:sdtContent>
              <w:del w:author="Dorothy Jane Bridges Kronick" w:id="69" w:date="2026-04-28T16:41:36Z">
                <w:r w:rsidDel="00000000" w:rsidR="00000000" w:rsidRPr="00000000">
                  <w:rPr>
                    <w:rtl w:val="0"/>
                  </w:rPr>
                </w:r>
              </w:del>
            </w:sdtContent>
          </w:sdt>
        </w:p>
      </w:sdtContent>
    </w:sdt>
    <w:sdt>
      <w:sdtPr>
        <w:id w:val="15275573"/>
        <w:tag w:val="goog_rdk_413"/>
      </w:sdtPr>
      <w:sdtContent>
        <w:p w:rsidR="00000000" w:rsidDel="00000000" w:rsidP="00000000" w:rsidRDefault="00000000" w:rsidRPr="00000000" w14:paraId="000001E5">
          <w:pPr>
            <w:jc w:val="both"/>
            <w:rPr>
              <w:del w:author="Dorothy Jane Bridges Kronick" w:id="69" w:date="2026-04-28T16:41:36Z"/>
              <w:sz w:val="22"/>
              <w:szCs w:val="22"/>
              <w:highlight w:val="yellow"/>
            </w:rPr>
          </w:pPr>
          <w:sdt>
            <w:sdtPr>
              <w:id w:val="-1048014932"/>
              <w:tag w:val="goog_rdk_412"/>
            </w:sdtPr>
            <w:sdtContent>
              <w:del w:author="Dorothy Jane Bridges Kronick" w:id="69" w:date="2026-04-28T16:41:36Z">
                <w:r w:rsidDel="00000000" w:rsidR="00000000" w:rsidRPr="00000000">
                  <w:rPr>
                    <w:b w:val="1"/>
                    <w:bCs w:val="1"/>
                    <w:sz w:val="22"/>
                    <w:szCs w:val="22"/>
                    <w:highlight w:val="yellow"/>
                    <w:rtl w:val="0"/>
                  </w:rPr>
                  <w:delText xml:space="preserve">HR0. </w:delText>
                </w:r>
                <w:r w:rsidDel="00000000" w:rsidR="00000000" w:rsidRPr="00000000">
                  <w:rPr>
                    <w:sz w:val="22"/>
                    <w:szCs w:val="22"/>
                    <w:highlight w:val="yellow"/>
                    <w:rtl w:val="0"/>
                  </w:rPr>
                  <w:delText xml:space="preserve">In your opinion, what are the most important rights that SHOULD be protected for all citizens when they interact with security forces? [Do not read list; select all that apply]. </w:delText>
                </w:r>
              </w:del>
            </w:sdtContent>
          </w:sdt>
        </w:p>
      </w:sdtContent>
    </w:sdt>
    <w:sdt>
      <w:sdtPr>
        <w:id w:val="-1250458100"/>
        <w:tag w:val="goog_rdk_415"/>
      </w:sdtPr>
      <w:sdtContent>
        <w:p w:rsidR="00000000" w:rsidDel="00000000" w:rsidP="00000000" w:rsidRDefault="00000000" w:rsidRPr="00000000" w14:paraId="000001E6">
          <w:pPr>
            <w:jc w:val="both"/>
            <w:rPr>
              <w:del w:author="Dorothy Jane Bridges Kronick" w:id="69" w:date="2026-04-28T16:41:36Z"/>
              <w:sz w:val="22"/>
              <w:szCs w:val="22"/>
              <w:highlight w:val="yellow"/>
            </w:rPr>
          </w:pPr>
          <w:sdt>
            <w:sdtPr>
              <w:id w:val="-140065278"/>
              <w:tag w:val="goog_rdk_414"/>
            </w:sdtPr>
            <w:sdtContent>
              <w:del w:author="Dorothy Jane Bridges Kronick" w:id="69" w:date="2026-04-28T16:41:36Z">
                <w:r w:rsidDel="00000000" w:rsidR="00000000" w:rsidRPr="00000000">
                  <w:rPr>
                    <w:sz w:val="22"/>
                    <w:szCs w:val="22"/>
                    <w:highlight w:val="yellow"/>
                    <w:rtl w:val="0"/>
                  </w:rPr>
                  <w:delText xml:space="preserve">(1) Right to physical integrity/safety from abuse</w:delText>
                </w:r>
              </w:del>
            </w:sdtContent>
          </w:sdt>
        </w:p>
      </w:sdtContent>
    </w:sdt>
    <w:sdt>
      <w:sdtPr>
        <w:id w:val="-903986950"/>
        <w:tag w:val="goog_rdk_417"/>
      </w:sdtPr>
      <w:sdtContent>
        <w:p w:rsidR="00000000" w:rsidDel="00000000" w:rsidP="00000000" w:rsidRDefault="00000000" w:rsidRPr="00000000" w14:paraId="000001E7">
          <w:pPr>
            <w:jc w:val="both"/>
            <w:rPr>
              <w:del w:author="Dorothy Jane Bridges Kronick" w:id="69" w:date="2026-04-28T16:41:36Z"/>
              <w:sz w:val="22"/>
              <w:szCs w:val="22"/>
              <w:highlight w:val="yellow"/>
            </w:rPr>
          </w:pPr>
          <w:sdt>
            <w:sdtPr>
              <w:id w:val="1108987721"/>
              <w:tag w:val="goog_rdk_416"/>
            </w:sdtPr>
            <w:sdtContent>
              <w:del w:author="Dorothy Jane Bridges Kronick" w:id="69" w:date="2026-04-28T16:41:36Z">
                <w:r w:rsidDel="00000000" w:rsidR="00000000" w:rsidRPr="00000000">
                  <w:rPr>
                    <w:sz w:val="22"/>
                    <w:szCs w:val="22"/>
                    <w:highlight w:val="yellow"/>
                    <w:rtl w:val="0"/>
                  </w:rPr>
                  <w:delText xml:space="preserve">(2) Right to legal defense</w:delText>
                </w:r>
              </w:del>
            </w:sdtContent>
          </w:sdt>
        </w:p>
      </w:sdtContent>
    </w:sdt>
    <w:sdt>
      <w:sdtPr>
        <w:id w:val="-312086243"/>
        <w:tag w:val="goog_rdk_419"/>
      </w:sdtPr>
      <w:sdtContent>
        <w:p w:rsidR="00000000" w:rsidDel="00000000" w:rsidP="00000000" w:rsidRDefault="00000000" w:rsidRPr="00000000" w14:paraId="000001E8">
          <w:pPr>
            <w:jc w:val="both"/>
            <w:rPr>
              <w:del w:author="Dorothy Jane Bridges Kronick" w:id="69" w:date="2026-04-28T16:41:36Z"/>
              <w:sz w:val="22"/>
              <w:szCs w:val="22"/>
              <w:highlight w:val="yellow"/>
            </w:rPr>
          </w:pPr>
          <w:sdt>
            <w:sdtPr>
              <w:id w:val="-1423058060"/>
              <w:tag w:val="goog_rdk_418"/>
            </w:sdtPr>
            <w:sdtContent>
              <w:del w:author="Dorothy Jane Bridges Kronick" w:id="69" w:date="2026-04-28T16:41:36Z">
                <w:r w:rsidDel="00000000" w:rsidR="00000000" w:rsidRPr="00000000">
                  <w:rPr>
                    <w:sz w:val="22"/>
                    <w:szCs w:val="22"/>
                    <w:highlight w:val="yellow"/>
                    <w:rtl w:val="0"/>
                  </w:rPr>
                  <w:delText xml:space="preserve">(3) Presumption of innocence</w:delText>
                </w:r>
              </w:del>
            </w:sdtContent>
          </w:sdt>
        </w:p>
      </w:sdtContent>
    </w:sdt>
    <w:sdt>
      <w:sdtPr>
        <w:id w:val="1133197100"/>
        <w:tag w:val="goog_rdk_421"/>
      </w:sdtPr>
      <w:sdtContent>
        <w:p w:rsidR="00000000" w:rsidDel="00000000" w:rsidP="00000000" w:rsidRDefault="00000000" w:rsidRPr="00000000" w14:paraId="000001E9">
          <w:pPr>
            <w:jc w:val="both"/>
            <w:rPr>
              <w:del w:author="Dorothy Jane Bridges Kronick" w:id="69" w:date="2026-04-28T16:41:36Z"/>
              <w:sz w:val="22"/>
              <w:szCs w:val="22"/>
              <w:highlight w:val="yellow"/>
            </w:rPr>
          </w:pPr>
          <w:sdt>
            <w:sdtPr>
              <w:id w:val="702251628"/>
              <w:tag w:val="goog_rdk_420"/>
            </w:sdtPr>
            <w:sdtContent>
              <w:del w:author="Dorothy Jane Bridges Kronick" w:id="69" w:date="2026-04-28T16:41:36Z">
                <w:r w:rsidDel="00000000" w:rsidR="00000000" w:rsidRPr="00000000">
                  <w:rPr>
                    <w:sz w:val="22"/>
                    <w:szCs w:val="22"/>
                    <w:highlight w:val="yellow"/>
                    <w:rtl w:val="0"/>
                  </w:rPr>
                  <w:delText xml:space="preserve">(4) Right to trial</w:delText>
                </w:r>
              </w:del>
            </w:sdtContent>
          </w:sdt>
        </w:p>
      </w:sdtContent>
    </w:sdt>
    <w:sdt>
      <w:sdtPr>
        <w:id w:val="-1716908951"/>
        <w:tag w:val="goog_rdk_423"/>
      </w:sdtPr>
      <w:sdtContent>
        <w:p w:rsidR="00000000" w:rsidDel="00000000" w:rsidP="00000000" w:rsidRDefault="00000000" w:rsidRPr="00000000" w14:paraId="000001EA">
          <w:pPr>
            <w:jc w:val="both"/>
            <w:rPr>
              <w:del w:author="Dorothy Jane Bridges Kronick" w:id="69" w:date="2026-04-28T16:41:36Z"/>
              <w:sz w:val="22"/>
              <w:szCs w:val="22"/>
              <w:highlight w:val="yellow"/>
            </w:rPr>
          </w:pPr>
          <w:sdt>
            <w:sdtPr>
              <w:id w:val="1878300370"/>
              <w:tag w:val="goog_rdk_422"/>
            </w:sdtPr>
            <w:sdtContent>
              <w:del w:author="Dorothy Jane Bridges Kronick" w:id="69" w:date="2026-04-28T16:41:36Z">
                <w:r w:rsidDel="00000000" w:rsidR="00000000" w:rsidRPr="00000000">
                  <w:rPr>
                    <w:sz w:val="22"/>
                    <w:szCs w:val="22"/>
                    <w:highlight w:val="yellow"/>
                    <w:rtl w:val="0"/>
                  </w:rPr>
                  <w:delText xml:space="preserve">(5) Protection from illegal search/seizure </w:delText>
                </w:r>
              </w:del>
            </w:sdtContent>
          </w:sdt>
        </w:p>
      </w:sdtContent>
    </w:sdt>
    <w:sdt>
      <w:sdtPr>
        <w:id w:val="-611684516"/>
        <w:tag w:val="goog_rdk_425"/>
      </w:sdtPr>
      <w:sdtContent>
        <w:p w:rsidR="00000000" w:rsidDel="00000000" w:rsidP="00000000" w:rsidRDefault="00000000" w:rsidRPr="00000000" w14:paraId="000001EB">
          <w:pPr>
            <w:jc w:val="both"/>
            <w:rPr>
              <w:del w:author="Dorothy Jane Bridges Kronick" w:id="69" w:date="2026-04-28T16:41:36Z"/>
              <w:sz w:val="22"/>
              <w:szCs w:val="22"/>
              <w:highlight w:val="yellow"/>
            </w:rPr>
          </w:pPr>
          <w:sdt>
            <w:sdtPr>
              <w:id w:val="1097782789"/>
              <w:tag w:val="goog_rdk_424"/>
            </w:sdtPr>
            <w:sdtContent>
              <w:del w:author="Dorothy Jane Bridges Kronick" w:id="69" w:date="2026-04-28T16:41:36Z">
                <w:r w:rsidDel="00000000" w:rsidR="00000000" w:rsidRPr="00000000">
                  <w:rPr>
                    <w:sz w:val="22"/>
                    <w:szCs w:val="22"/>
                    <w:highlight w:val="yellow"/>
                    <w:rtl w:val="0"/>
                  </w:rPr>
                  <w:delText xml:space="preserve">(6) Other, specify: ________________</w:delText>
                </w:r>
              </w:del>
            </w:sdtContent>
          </w:sdt>
        </w:p>
      </w:sdtContent>
    </w:sdt>
    <w:sdt>
      <w:sdtPr>
        <w:id w:val="-1938221418"/>
        <w:tag w:val="goog_rdk_427"/>
      </w:sdtPr>
      <w:sdtContent>
        <w:p w:rsidR="00000000" w:rsidDel="00000000" w:rsidP="00000000" w:rsidRDefault="00000000" w:rsidRPr="00000000" w14:paraId="000001EC">
          <w:pPr>
            <w:jc w:val="both"/>
            <w:rPr>
              <w:del w:author="Dorothy Jane Bridges Kronick" w:id="69" w:date="2026-04-28T16:41:36Z"/>
              <w:sz w:val="22"/>
              <w:szCs w:val="22"/>
              <w:highlight w:val="yellow"/>
            </w:rPr>
          </w:pPr>
          <w:sdt>
            <w:sdtPr>
              <w:id w:val="-946731424"/>
              <w:tag w:val="goog_rdk_426"/>
            </w:sdtPr>
            <w:sdtContent>
              <w:del w:author="Dorothy Jane Bridges Kronick" w:id="69" w:date="2026-04-28T16:41:36Z">
                <w:r w:rsidDel="00000000" w:rsidR="00000000" w:rsidRPr="00000000">
                  <w:rPr>
                    <w:sz w:val="22"/>
                    <w:szCs w:val="22"/>
                    <w:highlight w:val="yellow"/>
                    <w:rtl w:val="0"/>
                  </w:rPr>
                  <w:delText xml:space="preserve">(888888) Don’t know </w:delText>
                </w:r>
              </w:del>
            </w:sdtContent>
          </w:sdt>
        </w:p>
      </w:sdtContent>
    </w:sdt>
    <w:p w:rsidR="00000000" w:rsidDel="00000000" w:rsidP="00000000" w:rsidRDefault="00000000" w:rsidRPr="00000000" w14:paraId="000001ED">
      <w:pPr>
        <w:jc w:val="both"/>
        <w:rPr>
          <w:sz w:val="22"/>
          <w:szCs w:val="22"/>
          <w:highlight w:val="yellow"/>
        </w:rPr>
      </w:pPr>
      <w:sdt>
        <w:sdtPr>
          <w:id w:val="540960771"/>
          <w:tag w:val="goog_rdk_428"/>
        </w:sdtPr>
        <w:sdtContent>
          <w:del w:author="Dorothy Jane Bridges Kronick" w:id="69" w:date="2026-04-28T16:41:36Z">
            <w:r w:rsidDel="00000000" w:rsidR="00000000" w:rsidRPr="00000000">
              <w:rPr>
                <w:sz w:val="22"/>
                <w:szCs w:val="22"/>
                <w:highlight w:val="yellow"/>
                <w:rtl w:val="0"/>
              </w:rPr>
              <w:delText xml:space="preserve">(999999) No answer</w:delText>
            </w:r>
          </w:del>
        </w:sdtContent>
      </w:sdt>
      <w:r w:rsidDel="00000000" w:rsidR="00000000" w:rsidRPr="00000000">
        <w:rPr>
          <w:rtl w:val="0"/>
        </w:rPr>
      </w:r>
    </w:p>
    <w:p w:rsidR="00000000" w:rsidDel="00000000" w:rsidP="00000000" w:rsidRDefault="00000000" w:rsidRPr="00000000" w14:paraId="000001EE">
      <w:pPr>
        <w:jc w:val="both"/>
        <w:rPr>
          <w:sz w:val="22"/>
          <w:szCs w:val="22"/>
          <w:highlight w:val="yellow"/>
        </w:rPr>
      </w:pPr>
      <w:r w:rsidDel="00000000" w:rsidR="00000000" w:rsidRPr="00000000">
        <w:rPr>
          <w:rtl w:val="0"/>
        </w:rPr>
      </w:r>
    </w:p>
    <w:p w:rsidR="00000000" w:rsidDel="00000000" w:rsidP="00000000" w:rsidRDefault="00000000" w:rsidRPr="00000000" w14:paraId="000001EF">
      <w:pPr>
        <w:pStyle w:val="Heading1"/>
        <w:rPr/>
      </w:pPr>
      <w:r w:rsidDel="00000000" w:rsidR="00000000" w:rsidRPr="00000000">
        <w:rPr>
          <w:rtl w:val="0"/>
        </w:rPr>
        <w:t xml:space="preserve">SECCIÓN C: TREN DE ARAGUA</w:t>
      </w:r>
    </w:p>
    <w:p w:rsidR="00000000" w:rsidDel="00000000" w:rsidP="00000000" w:rsidRDefault="00000000" w:rsidRPr="00000000" w14:paraId="000001F0">
      <w:pPr>
        <w:spacing w:after="40" w:before="40" w:lineRule="auto"/>
        <w:ind w:left="0" w:firstLine="0"/>
        <w:rPr/>
      </w:pPr>
      <w:r w:rsidDel="00000000" w:rsidR="00000000" w:rsidRPr="00000000">
        <w:rPr>
          <w:rtl w:val="0"/>
        </w:rPr>
      </w:r>
    </w:p>
    <w:p w:rsidR="00000000" w:rsidDel="00000000" w:rsidP="00000000" w:rsidRDefault="00000000" w:rsidRPr="00000000" w14:paraId="000001F1">
      <w:pPr>
        <w:spacing w:after="60" w:before="120" w:lineRule="auto"/>
        <w:rPr/>
      </w:pPr>
      <w:r w:rsidDel="00000000" w:rsidR="00000000" w:rsidRPr="00000000">
        <w:rPr>
          <w:rFonts w:ascii="Arial" w:cs="Arial" w:eastAsia="Arial" w:hAnsi="Arial"/>
          <w:b w:val="1"/>
          <w:bCs w:val="1"/>
          <w:sz w:val="20"/>
          <w:szCs w:val="20"/>
          <w:rtl w:val="0"/>
        </w:rPr>
        <w:t xml:space="preserve">26. ¿Ha oído hablar alguna vez del Tren de Aragua?</w:t>
      </w:r>
      <w:r w:rsidDel="00000000" w:rsidR="00000000" w:rsidRPr="00000000">
        <w:rPr>
          <w:rtl w:val="0"/>
        </w:rPr>
      </w:r>
    </w:p>
    <w:p w:rsidR="00000000" w:rsidDel="00000000" w:rsidP="00000000" w:rsidRDefault="00000000" w:rsidRPr="00000000" w14:paraId="000001F2">
      <w:pPr>
        <w:spacing w:after="40" w:before="40" w:lineRule="auto"/>
        <w:ind w:left="720" w:firstLine="0"/>
        <w:rPr/>
      </w:pPr>
      <w:r w:rsidDel="00000000" w:rsidR="00000000" w:rsidRPr="00000000">
        <w:rPr>
          <w:rFonts w:ascii="Arial" w:cs="Arial" w:eastAsia="Arial" w:hAnsi="Arial"/>
          <w:b w:val="1"/>
          <w:bCs w:val="1"/>
          <w:sz w:val="20"/>
          <w:szCs w:val="20"/>
          <w:rtl w:val="0"/>
        </w:rPr>
        <w:t xml:space="preserve">(1)  Sí</w:t>
      </w:r>
      <w:r w:rsidDel="00000000" w:rsidR="00000000" w:rsidRPr="00000000">
        <w:rPr>
          <w:rtl w:val="0"/>
        </w:rPr>
      </w:r>
    </w:p>
    <w:p w:rsidR="00000000" w:rsidDel="00000000" w:rsidP="00000000" w:rsidRDefault="00000000" w:rsidRPr="00000000" w14:paraId="000001F3">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1F4">
      <w:pPr>
        <w:spacing w:after="40" w:before="40" w:lineRule="auto"/>
        <w:ind w:left="720" w:firstLine="0"/>
        <w:rPr/>
      </w:pPr>
      <w:r w:rsidDel="00000000" w:rsidR="00000000" w:rsidRPr="00000000">
        <w:rPr>
          <w:rFonts w:ascii="Arial" w:cs="Arial" w:eastAsia="Arial" w:hAnsi="Arial"/>
          <w:b w:val="1"/>
          <w:bCs w:val="1"/>
          <w:sz w:val="20"/>
          <w:szCs w:val="20"/>
          <w:rtl w:val="0"/>
        </w:rPr>
        <w:t xml:space="preserve">(3)  No estoy seguro/a</w:t>
      </w:r>
      <w:r w:rsidDel="00000000" w:rsidR="00000000" w:rsidRPr="00000000">
        <w:rPr>
          <w:rtl w:val="0"/>
        </w:rPr>
      </w:r>
    </w:p>
    <w:p w:rsidR="00000000" w:rsidDel="00000000" w:rsidP="00000000" w:rsidRDefault="00000000" w:rsidRPr="00000000" w14:paraId="000001F5">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1F6">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F7">
      <w:pPr>
        <w:spacing w:after="60" w:before="120" w:lineRule="auto"/>
        <w:rPr/>
      </w:pPr>
      <w:r w:rsidDel="00000000" w:rsidR="00000000" w:rsidRPr="00000000">
        <w:rPr>
          <w:rFonts w:ascii="Arial" w:cs="Arial" w:eastAsia="Arial" w:hAnsi="Arial"/>
          <w:b w:val="1"/>
          <w:bCs w:val="1"/>
          <w:sz w:val="20"/>
          <w:szCs w:val="20"/>
          <w:rtl w:val="0"/>
        </w:rPr>
        <w:t xml:space="preserve">27. [Para quienes responden sí] </w:t>
      </w:r>
      <w:sdt>
        <w:sdtPr>
          <w:id w:val="-253008431"/>
          <w:tag w:val="goog_rdk_429"/>
        </w:sdtPr>
        <w:sdtContent>
          <w:commentRangeStart w:id="33"/>
        </w:sdtContent>
      </w:sdt>
      <w:r w:rsidDel="00000000" w:rsidR="00000000" w:rsidRPr="00000000">
        <w:rPr>
          <w:rFonts w:ascii="Arial" w:cs="Arial" w:eastAsia="Arial" w:hAnsi="Arial"/>
          <w:b w:val="1"/>
          <w:bCs w:val="1"/>
          <w:sz w:val="20"/>
          <w:szCs w:val="20"/>
          <w:rtl w:val="0"/>
        </w:rPr>
        <w:t xml:space="preserve">¿Qué es?</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F8">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[Preguntar solo si el encuestado/a respondió 'Sí' a la P26. Registre la respuesta abierta.]</w:t>
      </w:r>
      <w:r w:rsidDel="00000000" w:rsidR="00000000" w:rsidRPr="00000000">
        <w:rPr>
          <w:rtl w:val="0"/>
        </w:rPr>
      </w:r>
    </w:p>
    <w:p w:rsidR="00000000" w:rsidDel="00000000" w:rsidP="00000000" w:rsidRDefault="00000000" w:rsidRPr="00000000" w14:paraId="000001F9">
      <w:pPr>
        <w:spacing w:after="40" w:before="60" w:lineRule="auto"/>
        <w:ind w:left="720" w:firstLine="0"/>
        <w:rPr/>
      </w:pPr>
      <w:r w:rsidDel="00000000" w:rsidR="00000000" w:rsidRPr="00000000">
        <w:rPr>
          <w:rFonts w:ascii="Arial" w:cs="Arial" w:eastAsia="Arial" w:hAnsi="Arial"/>
          <w:sz w:val="20"/>
          <w:szCs w:val="20"/>
          <w:rtl w:val="0"/>
        </w:rPr>
        <w:t xml:space="preserve">Respuesta: _______________________________________________________________</w:t>
      </w:r>
      <w:r w:rsidDel="00000000" w:rsidR="00000000" w:rsidRPr="00000000">
        <w:rPr>
          <w:rtl w:val="0"/>
        </w:rPr>
      </w:r>
    </w:p>
    <w:p w:rsidR="00000000" w:rsidDel="00000000" w:rsidP="00000000" w:rsidRDefault="00000000" w:rsidRPr="00000000" w14:paraId="000001FA">
      <w:pPr>
        <w:spacing w:after="40" w:before="20" w:lineRule="auto"/>
        <w:ind w:left="720" w:firstLine="0"/>
        <w:rPr/>
      </w:pPr>
      <w:r w:rsidDel="00000000" w:rsidR="00000000" w:rsidRPr="00000000">
        <w:rPr>
          <w:rFonts w:ascii="Arial" w:cs="Arial" w:eastAsia="Arial" w:hAnsi="Arial"/>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FB">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FC">
      <w:pPr>
        <w:spacing w:after="60" w:before="120" w:lineRule="auto"/>
        <w:rPr/>
      </w:pPr>
      <w:r w:rsidDel="00000000" w:rsidR="00000000" w:rsidRPr="00000000">
        <w:rPr>
          <w:rFonts w:ascii="Arial" w:cs="Arial" w:eastAsia="Arial" w:hAnsi="Arial"/>
          <w:b w:val="1"/>
          <w:bCs w:val="1"/>
          <w:sz w:val="20"/>
          <w:szCs w:val="20"/>
          <w:rtl w:val="0"/>
        </w:rPr>
        <w:t xml:space="preserve">28.  [Para quienes responden sí] ¿Con cuál de las siguientes afirmaciones sobre el Tren de Aragua está de acuerdo? Seleccione todas las que apliquen.</w:t>
      </w:r>
      <w:r w:rsidDel="00000000" w:rsidR="00000000" w:rsidRPr="00000000">
        <w:rPr>
          <w:rtl w:val="0"/>
        </w:rPr>
      </w:r>
    </w:p>
    <w:p w:rsidR="00000000" w:rsidDel="00000000" w:rsidP="00000000" w:rsidRDefault="00000000" w:rsidRPr="00000000" w14:paraId="000001FD">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[Preguntar solo si el encuestado/a respondió 'Sí' a la P26.]</w:t>
      </w:r>
      <w:r w:rsidDel="00000000" w:rsidR="00000000" w:rsidRPr="00000000">
        <w:rPr>
          <w:rtl w:val="0"/>
        </w:rPr>
      </w:r>
    </w:p>
    <w:p w:rsidR="00000000" w:rsidDel="00000000" w:rsidP="00000000" w:rsidRDefault="00000000" w:rsidRPr="00000000" w14:paraId="000001FE">
      <w:pPr>
        <w:spacing w:after="80" w:before="40" w:lineRule="auto"/>
        <w:ind w:left="720" w:firstLine="0"/>
        <w:rPr/>
      </w:pPr>
      <w:sdt>
        <w:sdtPr>
          <w:id w:val="1775810632"/>
          <w:tag w:val="goog_rdk_430"/>
        </w:sdtPr>
        <w:sdtContent>
          <w:commentRangeStart w:id="34"/>
        </w:sdtContent>
      </w:sdt>
      <w:r w:rsidDel="00000000" w:rsidR="00000000" w:rsidRPr="00000000">
        <w:rPr>
          <w:rFonts w:ascii="Arial" w:cs="Arial" w:eastAsia="Arial" w:hAnsi="Arial"/>
          <w:sz w:val="20"/>
          <w:szCs w:val="20"/>
          <w:rtl w:val="0"/>
        </w:rPr>
        <w:t xml:space="preserve">☐  El Tren de Aragua representa </w:t>
      </w:r>
      <w:r w:rsidDel="00000000" w:rsidR="00000000" w:rsidRPr="00000000">
        <w:rPr>
          <w:rtl w:val="0"/>
        </w:rPr>
        <w:t xml:space="preserve">o representaba </w:t>
      </w:r>
      <w:r w:rsidDel="00000000" w:rsidR="00000000" w:rsidRPr="00000000">
        <w:rPr>
          <w:rFonts w:ascii="Arial" w:cs="Arial" w:eastAsia="Arial" w:hAnsi="Arial"/>
          <w:sz w:val="20"/>
          <w:szCs w:val="20"/>
          <w:rtl w:val="0"/>
        </w:rPr>
        <w:t xml:space="preserve">una amenaza para la seguridad del país</w:t>
      </w:r>
      <w:r w:rsidDel="00000000" w:rsidR="00000000" w:rsidRPr="00000000">
        <w:rPr>
          <w:rtl w:val="0"/>
        </w:rPr>
      </w:r>
    </w:p>
    <w:p w:rsidR="00000000" w:rsidDel="00000000" w:rsidP="00000000" w:rsidRDefault="00000000" w:rsidRPr="00000000" w14:paraId="000001FF">
      <w:pPr>
        <w:spacing w:after="40" w:before="40" w:lineRule="auto"/>
        <w:ind w:left="720" w:firstLine="0"/>
        <w:rPr/>
      </w:pPr>
      <w:r w:rsidDel="00000000" w:rsidR="00000000" w:rsidRPr="00000000">
        <w:rPr>
          <w:rFonts w:ascii="Arial" w:cs="Arial" w:eastAsia="Arial" w:hAnsi="Arial"/>
          <w:sz w:val="20"/>
          <w:szCs w:val="20"/>
          <w:rtl w:val="0"/>
        </w:rPr>
        <w:t xml:space="preserve">☐  El Tren de Aragua representa </w:t>
      </w:r>
      <w:r w:rsidDel="00000000" w:rsidR="00000000" w:rsidRPr="00000000">
        <w:rPr>
          <w:rtl w:val="0"/>
        </w:rPr>
        <w:t xml:space="preserve">o representaba </w:t>
      </w:r>
      <w:r w:rsidDel="00000000" w:rsidR="00000000" w:rsidRPr="00000000">
        <w:rPr>
          <w:rFonts w:ascii="Arial" w:cs="Arial" w:eastAsia="Arial" w:hAnsi="Arial"/>
          <w:sz w:val="20"/>
          <w:szCs w:val="20"/>
          <w:rtl w:val="0"/>
        </w:rPr>
        <w:t xml:space="preserve">una amenaza para mí y mi familia</w:t>
      </w:r>
      <w:r w:rsidDel="00000000" w:rsidR="00000000" w:rsidRPr="00000000">
        <w:rPr>
          <w:rtl w:val="0"/>
        </w:rPr>
      </w:r>
    </w:p>
    <w:sdt>
      <w:sdtPr>
        <w:id w:val="-1685206261"/>
        <w:tag w:val="goog_rdk_432"/>
      </w:sdtPr>
      <w:sdtContent>
        <w:p w:rsidR="00000000" w:rsidDel="00000000" w:rsidP="00000000" w:rsidRDefault="00000000" w:rsidRPr="00000000" w14:paraId="00000200">
          <w:pPr>
            <w:spacing w:after="40" w:before="40" w:lineRule="auto"/>
            <w:ind w:left="720" w:firstLine="0"/>
            <w:rPr>
              <w:del w:author="Rebecca Hanson" w:id="70" w:date="2026-04-28T16:52:55Z"/>
              <w:rFonts w:ascii="Arial" w:cs="Arial" w:eastAsia="Arial" w:hAnsi="Arial"/>
              <w:sz w:val="20"/>
              <w:szCs w:val="20"/>
            </w:rPr>
          </w:pPr>
          <w:r w:rsidDel="00000000" w:rsidR="00000000" w:rsidRPr="00000000">
            <w:rPr>
              <w:rFonts w:ascii="Arial" w:cs="Arial" w:eastAsia="Arial" w:hAnsi="Arial"/>
              <w:sz w:val="20"/>
              <w:szCs w:val="20"/>
              <w:rtl w:val="0"/>
            </w:rPr>
            <w:t xml:space="preserve">☐  </w:t>
          </w:r>
          <w:sdt>
            <w:sdtPr>
              <w:id w:val="-1533615154"/>
              <w:tag w:val="goog_rdk_431"/>
            </w:sdtPr>
            <w:sdtContent>
              <w:del w:author="Rebecca Hanson" w:id="70" w:date="2026-04-28T16:52:55Z">
                <w:r w:rsidDel="00000000" w:rsidR="00000000" w:rsidRPr="00000000">
                  <w:rPr>
                    <w:rFonts w:ascii="Arial" w:cs="Arial" w:eastAsia="Arial" w:hAnsi="Arial"/>
                    <w:sz w:val="20"/>
                    <w:szCs w:val="20"/>
                    <w:rtl w:val="0"/>
                  </w:rPr>
                  <w:delText xml:space="preserve">El gobierno controla / maneja al Tren de Aragua</w:delText>
                </w:r>
              </w:del>
            </w:sdtContent>
          </w:sdt>
        </w:p>
      </w:sdtContent>
    </w:sdt>
    <w:sdt>
      <w:sdtPr>
        <w:id w:val="929253439"/>
        <w:tag w:val="goog_rdk_434"/>
      </w:sdtPr>
      <w:sdtContent>
        <w:p w:rsidR="00000000" w:rsidDel="00000000" w:rsidP="00000000" w:rsidRDefault="00000000" w:rsidRPr="00000000" w14:paraId="00000201">
          <w:pPr>
            <w:spacing w:after="40" w:before="40" w:lineRule="auto"/>
            <w:ind w:left="720" w:firstLine="0"/>
            <w:rPr>
              <w:del w:author="Rebecca Hanson" w:id="70" w:date="2026-04-28T16:52:55Z"/>
            </w:rPr>
          </w:pPr>
          <w:sdt>
            <w:sdtPr>
              <w:id w:val="617534840"/>
              <w:tag w:val="goog_rdk_433"/>
            </w:sdtPr>
            <w:sdtContent>
              <w:del w:author="Rebecca Hanson" w:id="70" w:date="2026-04-28T16:52:55Z">
                <w:r w:rsidDel="00000000" w:rsidR="00000000" w:rsidRPr="00000000">
                  <w:rPr>
                    <w:rtl w:val="0"/>
                  </w:rPr>
                  <w:delText xml:space="preserve">☐  </w:delText>
                </w:r>
                <w:r w:rsidDel="00000000" w:rsidR="00000000" w:rsidRPr="00000000">
                  <w:rPr>
                    <w:rFonts w:ascii="Roboto" w:cs="Roboto" w:eastAsia="Roboto" w:hAnsi="Roboto"/>
                    <w:color w:val="444746"/>
                    <w:sz w:val="21"/>
                    <w:szCs w:val="21"/>
                    <w:rtl w:val="0"/>
                  </w:rPr>
                  <w:delText xml:space="preserve">El gobierno venezolano desarticuló al TdA.</w:delText>
                </w:r>
                <w:r w:rsidDel="00000000" w:rsidR="00000000" w:rsidRPr="00000000">
                  <w:rPr>
                    <w:rtl w:val="0"/>
                  </w:rPr>
                </w:r>
              </w:del>
            </w:sdtContent>
          </w:sdt>
        </w:p>
      </w:sdtContent>
    </w:sdt>
    <w:p w:rsidR="00000000" w:rsidDel="00000000" w:rsidP="00000000" w:rsidRDefault="00000000" w:rsidRPr="00000000" w14:paraId="00000202">
      <w:pPr>
        <w:spacing w:after="40" w:before="40" w:lineRule="auto"/>
        <w:ind w:left="720" w:firstLine="0"/>
        <w:rPr/>
      </w:pPr>
      <w:sdt>
        <w:sdtPr>
          <w:id w:val="892212053"/>
          <w:tag w:val="goog_rdk_435"/>
        </w:sdtPr>
        <w:sdtContent>
          <w:del w:author="Rebecca Hanson" w:id="70" w:date="2026-04-28T16:52:55Z">
            <w:r w:rsidDel="00000000" w:rsidR="00000000" w:rsidRPr="00000000">
              <w:rPr>
                <w:rFonts w:ascii="Arial" w:cs="Arial" w:eastAsia="Arial" w:hAnsi="Arial"/>
                <w:sz w:val="20"/>
                <w:szCs w:val="20"/>
                <w:rtl w:val="0"/>
              </w:rPr>
              <w:delText xml:space="preserve">☐  El gobierno de Maduro envió miembros del Tren de Aragua a los Estados Unidos para desestabilizar </w:delText>
            </w:r>
            <w:r w:rsidDel="00000000" w:rsidR="00000000" w:rsidRPr="00000000">
              <w:rPr>
                <w:rtl w:val="0"/>
              </w:rPr>
              <w:delText xml:space="preserve">a ese</w:delText>
            </w:r>
            <w:r w:rsidDel="00000000" w:rsidR="00000000" w:rsidRPr="00000000">
              <w:rPr>
                <w:rFonts w:ascii="Arial" w:cs="Arial" w:eastAsia="Arial" w:hAnsi="Arial"/>
                <w:sz w:val="20"/>
                <w:szCs w:val="20"/>
                <w:rtl w:val="0"/>
              </w:rPr>
              <w:delText xml:space="preserve"> país</w:delText>
            </w:r>
          </w:del>
        </w:sdtContent>
      </w:sdt>
      <w:r w:rsidDel="00000000" w:rsidR="00000000" w:rsidRPr="00000000">
        <w:rPr>
          <w:rtl w:val="0"/>
        </w:rPr>
      </w:r>
    </w:p>
    <w:p w:rsidR="00000000" w:rsidDel="00000000" w:rsidP="00000000" w:rsidRDefault="00000000" w:rsidRPr="00000000" w14:paraId="00000203">
      <w:pPr>
        <w:spacing w:after="40" w:before="40" w:lineRule="auto"/>
        <w:ind w:left="720" w:firstLine="0"/>
        <w:rPr/>
      </w:pPr>
      <w:r w:rsidDel="00000000" w:rsidR="00000000" w:rsidRPr="00000000">
        <w:rPr>
          <w:rFonts w:ascii="Arial" w:cs="Arial" w:eastAsia="Arial" w:hAnsi="Arial"/>
          <w:sz w:val="20"/>
          <w:szCs w:val="20"/>
          <w:rtl w:val="0"/>
        </w:rPr>
        <w:t xml:space="preserve">☐  El Tren de Aragua es menos poderoso de lo que la mayoría de las personas cree</w:t>
      </w:r>
      <w:r w:rsidDel="00000000" w:rsidR="00000000" w:rsidRPr="00000000">
        <w:rPr>
          <w:rtl w:val="0"/>
        </w:rPr>
      </w:r>
    </w:p>
    <w:p w:rsidR="00000000" w:rsidDel="00000000" w:rsidP="00000000" w:rsidRDefault="00000000" w:rsidRPr="00000000" w14:paraId="00000204">
      <w:pPr>
        <w:spacing w:after="40" w:before="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El Tren de Aragua es más poderoso de lo que la mayoría de las personas cre</w:t>
      </w:r>
      <w:sdt>
        <w:sdtPr>
          <w:id w:val="793726831"/>
          <w:tag w:val="goog_rdk_436"/>
        </w:sdtPr>
        <w:sdtContent>
          <w:commentRangeStart w:id="35"/>
        </w:sdtContent>
      </w:sdt>
      <w:r w:rsidDel="00000000" w:rsidR="00000000" w:rsidRPr="00000000">
        <w:rPr>
          <w:rFonts w:ascii="Arial" w:cs="Arial" w:eastAsia="Arial" w:hAnsi="Arial"/>
          <w:sz w:val="20"/>
          <w:szCs w:val="20"/>
          <w:rtl w:val="0"/>
        </w:rPr>
        <w:t xml:space="preserve">e</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205">
      <w:pPr>
        <w:spacing w:after="40" w:before="40" w:lineRule="auto"/>
        <w:ind w:left="720" w:firstLine="0"/>
        <w:rPr>
          <w:rFonts w:ascii="Roboto" w:cs="Roboto" w:eastAsia="Roboto" w:hAnsi="Roboto"/>
          <w:color w:val="444746"/>
          <w:sz w:val="21"/>
          <w:szCs w:val="21"/>
          <w:highlight w:val="white"/>
        </w:rPr>
      </w:pPr>
      <w:r w:rsidDel="00000000" w:rsidR="00000000" w:rsidRPr="00000000">
        <w:rPr>
          <w:rtl w:val="0"/>
        </w:rPr>
        <w:t xml:space="preserve">☐  </w:t>
      </w:r>
      <w:r w:rsidDel="00000000" w:rsidR="00000000" w:rsidRPr="00000000">
        <w:rPr>
          <w:rFonts w:ascii="Roboto" w:cs="Roboto" w:eastAsia="Roboto" w:hAnsi="Roboto"/>
          <w:color w:val="444746"/>
          <w:sz w:val="21"/>
          <w:szCs w:val="21"/>
          <w:highlight w:val="white"/>
          <w:rtl w:val="0"/>
        </w:rPr>
        <w:t xml:space="preserve">Es posible reconocer físicamente a los miembros del TdA por su vestimenta o tatuajes</w:t>
      </w:r>
    </w:p>
    <w:p w:rsidR="00000000" w:rsidDel="00000000" w:rsidP="00000000" w:rsidRDefault="00000000" w:rsidRPr="00000000" w14:paraId="00000206">
      <w:pPr>
        <w:spacing w:after="40" w:before="40" w:lineRule="auto"/>
        <w:ind w:left="720" w:firstLine="0"/>
        <w:rPr>
          <w:rFonts w:ascii="Roboto" w:cs="Roboto" w:eastAsia="Roboto" w:hAnsi="Roboto"/>
          <w:color w:val="444746"/>
          <w:sz w:val="21"/>
          <w:szCs w:val="21"/>
          <w:highlight w:val="white"/>
        </w:rPr>
      </w:pPr>
      <w:sdt>
        <w:sdtPr>
          <w:id w:val="-1752391576"/>
          <w:tag w:val="goog_rdk_438"/>
        </w:sdtPr>
        <w:sdtContent>
          <w:del w:author="Rebecca Hanson" w:id="71" w:date="2026-04-28T16:53:15Z">
            <w:r w:rsidDel="00000000" w:rsidR="00000000" w:rsidRPr="00000000">
              <w:rPr>
                <w:rtl w:val="0"/>
              </w:rPr>
              <w:delText xml:space="preserve">☐</w:delText>
            </w:r>
            <w:r w:rsidDel="00000000" w:rsidR="00000000" w:rsidRPr="00000000">
              <w:rPr>
                <w:rFonts w:ascii="Roboto" w:cs="Roboto" w:eastAsia="Roboto" w:hAnsi="Roboto"/>
                <w:color w:val="444746"/>
                <w:sz w:val="21"/>
                <w:szCs w:val="21"/>
                <w:highlight w:val="white"/>
                <w:rtl w:val="0"/>
              </w:rPr>
              <w:delText xml:space="preserve">  El gobierno venezolano desarticuló al TdA.</w:delText>
            </w:r>
          </w:del>
        </w:sdtContent>
      </w:sdt>
      <w:r w:rsidDel="00000000" w:rsidR="00000000" w:rsidRPr="00000000">
        <w:rPr>
          <w:rtl w:val="0"/>
        </w:rPr>
      </w:r>
    </w:p>
    <w:p w:rsidR="00000000" w:rsidDel="00000000" w:rsidP="00000000" w:rsidRDefault="00000000" w:rsidRPr="00000000" w14:paraId="00000207">
      <w:pPr>
        <w:spacing w:after="40" w:before="40" w:lineRule="auto"/>
        <w:ind w:left="720" w:firstLine="0"/>
        <w:rPr/>
      </w:pPr>
      <w:r w:rsidDel="00000000" w:rsidR="00000000" w:rsidRPr="00000000">
        <w:rPr>
          <w:rFonts w:ascii="Arial" w:cs="Arial" w:eastAsia="Arial" w:hAnsi="Arial"/>
          <w:sz w:val="20"/>
          <w:szCs w:val="20"/>
          <w:rtl w:val="0"/>
        </w:rPr>
        <w:t xml:space="preserve">☐  No estoy de acuerdo con ninguna de estas afirmaciones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208">
      <w:pPr>
        <w:spacing w:after="40" w:before="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(988888)  No responde  [NO LEER]</w:t>
      </w:r>
    </w:p>
    <w:p w:rsidR="00000000" w:rsidDel="00000000" w:rsidP="00000000" w:rsidRDefault="00000000" w:rsidRPr="00000000" w14:paraId="00000209">
      <w:pPr>
        <w:spacing w:after="40" w:before="40" w:lineRule="auto"/>
        <w:ind w:left="0" w:firstLine="0"/>
        <w:rPr>
          <w:b w:val="1"/>
          <w:bCs w:val="1"/>
        </w:rPr>
      </w:pPr>
      <w:r w:rsidDel="00000000" w:rsidR="00000000" w:rsidRPr="00000000">
        <w:rPr>
          <w:rtl w:val="0"/>
        </w:rPr>
      </w:r>
    </w:p>
    <w:sdt>
      <w:sdtPr>
        <w:id w:val="-98454768"/>
        <w:tag w:val="goog_rdk_440"/>
      </w:sdtPr>
      <w:sdtContent>
        <w:p w:rsidR="00000000" w:rsidDel="00000000" w:rsidP="00000000" w:rsidRDefault="00000000" w:rsidRPr="00000000" w14:paraId="0000020A">
          <w:pPr>
            <w:spacing w:after="60" w:before="120" w:lineRule="auto"/>
            <w:rPr>
              <w:ins w:author="Rebecca Hanson" w:id="72" w:date="2026-04-28T16:52:58Z"/>
              <w:b w:val="1"/>
              <w:bCs w:val="1"/>
            </w:rPr>
          </w:pPr>
          <w:r w:rsidDel="00000000" w:rsidR="00000000" w:rsidRPr="00000000">
            <w:rPr>
              <w:b w:val="1"/>
              <w:bCs w:val="1"/>
              <w:rtl w:val="0"/>
            </w:rPr>
            <w:t xml:space="preserve">28.  [Para quienes responden sí] Y ahora pensando en otros aspectos del Tren de Aragua, ¿Con cuál de las siguientes afirmaciones está de acuerdo? Seleccione todas las que apliquen.</w:t>
          </w:r>
          <w:sdt>
            <w:sdtPr>
              <w:id w:val="1537347246"/>
              <w:tag w:val="goog_rdk_439"/>
            </w:sdtPr>
            <w:sdtContent>
              <w:ins w:author="Rebecca Hanson" w:id="72" w:date="2026-04-28T16:52:58Z">
                <w:r w:rsidDel="00000000" w:rsidR="00000000" w:rsidRPr="00000000">
                  <w:rPr>
                    <w:rtl w:val="0"/>
                  </w:rPr>
                </w:r>
              </w:ins>
            </w:sdtContent>
          </w:sdt>
        </w:p>
      </w:sdtContent>
    </w:sdt>
    <w:sdt>
      <w:sdtPr>
        <w:id w:val="-2021420306"/>
        <w:tag w:val="goog_rdk_445"/>
      </w:sdtPr>
      <w:sdtContent>
        <w:p w:rsidR="00000000" w:rsidDel="00000000" w:rsidP="00000000" w:rsidRDefault="00000000" w:rsidRPr="00000000" w14:paraId="0000020B">
          <w:pPr>
            <w:spacing w:after="40" w:before="40" w:lineRule="auto"/>
            <w:ind w:left="720" w:firstLine="0"/>
            <w:rPr>
              <w:ins w:author="Rebecca Hanson" w:id="72" w:date="2026-04-28T16:52:58Z"/>
              <w:rPrChange w:author="Rebecca Hanson" w:id="73" w:date="2026-04-28T16:52:58Z">
                <w:rPr>
                  <w:b w:val="1"/>
                  <w:bCs w:val="1"/>
                </w:rPr>
              </w:rPrChange>
            </w:rPr>
          </w:pPr>
          <w:sdt>
            <w:sdtPr>
              <w:id w:val="220703863"/>
              <w:tag w:val="goog_rdk_441"/>
            </w:sdtPr>
            <w:sdtContent>
              <w:ins w:author="Rebecca Hanson" w:id="72" w:date="2026-04-28T16:52:58Z"/>
              <w:sdt>
                <w:sdtPr>
                  <w:id w:val="477398538"/>
                  <w:tag w:val="goog_rdk_442"/>
                </w:sdtPr>
                <w:sdtContent>
                  <w:commentRangeStart w:id="36"/>
                </w:sdtContent>
              </w:sdt>
              <w:ins w:author="Rebecca Hanson" w:id="72" w:date="2026-04-28T16:52:58Z">
                <w:sdt>
                  <w:sdtPr>
                    <w:id w:val="1310469558"/>
                    <w:tag w:val="goog_rdk_443"/>
                  </w:sdtPr>
                  <w:sdtContent>
                    <w:r w:rsidDel="00000000" w:rsidR="00000000" w:rsidRPr="00000000">
                      <w:rPr>
                        <w:rtl w:val="0"/>
                        <w:rPrChange w:author="Rebecca Hanson" w:id="73" w:date="2026-04-28T16:52:58Z">
                          <w:rPr>
                            <w:b w:val="1"/>
                            <w:bCs w:val="1"/>
                          </w:rPr>
                        </w:rPrChange>
                      </w:rPr>
                      <w:t xml:space="preserve">☐ </w:t>
                    </w:r>
                  </w:sdtContent>
                </w:sdt>
                <w:sdt>
                  <w:sdtPr>
                    <w:id w:val="951926006"/>
                    <w:tag w:val="goog_rdk_444"/>
                  </w:sdtPr>
                  <w:sdtContent>
                    <w:r w:rsidDel="00000000" w:rsidR="00000000" w:rsidRPr="00000000">
                      <w:rPr>
                        <w:rtl w:val="0"/>
                        <w:rPrChange w:author="Rebecca Hanson" w:id="73" w:date="2026-04-28T16:52:58Z">
                          <w:rPr>
                            <w:b w:val="1"/>
                            <w:bCs w:val="1"/>
                          </w:rPr>
                        </w:rPrChange>
                      </w:rPr>
                      <w:t xml:space="preserve">El gobierno controla o controlada al Tren de Aragua</w:t>
                    </w:r>
                  </w:sdtContent>
                </w:sdt>
              </w:ins>
            </w:sdtContent>
          </w:sdt>
        </w:p>
      </w:sdtContent>
    </w:sdt>
    <w:sdt>
      <w:sdtPr>
        <w:id w:val="-88000838"/>
        <w:tag w:val="goog_rdk_450"/>
      </w:sdtPr>
      <w:sdtContent>
        <w:p w:rsidR="00000000" w:rsidDel="00000000" w:rsidP="00000000" w:rsidRDefault="00000000" w:rsidRPr="00000000" w14:paraId="0000020C">
          <w:pPr>
            <w:spacing w:after="40" w:before="40" w:lineRule="auto"/>
            <w:ind w:left="720" w:firstLine="0"/>
            <w:rPr>
              <w:ins w:author="Rebecca Hanson" w:id="72" w:date="2026-04-28T16:52:58Z"/>
              <w:rPrChange w:author="Rebecca Hanson" w:id="73" w:date="2026-04-28T16:52:58Z">
                <w:rPr>
                  <w:b w:val="1"/>
                  <w:bCs w:val="1"/>
                </w:rPr>
              </w:rPrChange>
            </w:rPr>
          </w:pPr>
          <w:sdt>
            <w:sdtPr>
              <w:id w:val="1350325156"/>
              <w:tag w:val="goog_rdk_446"/>
            </w:sdtPr>
            <w:sdtContent>
              <w:ins w:author="Rebecca Hanson" w:id="72" w:date="2026-04-28T16:52:58Z"/>
              <w:sdt>
                <w:sdtPr>
                  <w:id w:val="1110370685"/>
                  <w:tag w:val="goog_rdk_447"/>
                </w:sdtPr>
                <w:sdtContent>
                  <w:ins w:author="Rebecca Hanson" w:id="72" w:date="2026-04-28T16:52:58Z">
                    <w:r w:rsidDel="00000000" w:rsidR="00000000" w:rsidRPr="00000000">
                      <w:rPr>
                        <w:rtl w:val="0"/>
                        <w:rPrChange w:author="Rebecca Hanson" w:id="73" w:date="2026-04-28T16:52:58Z">
                          <w:rPr>
                            <w:b w:val="1"/>
                            <w:bCs w:val="1"/>
                          </w:rPr>
                        </w:rPrChange>
                      </w:rPr>
                      <w:t xml:space="preserve">☐  </w:t>
                    </w:r>
                  </w:ins>
                </w:sdtContent>
              </w:sdt>
              <w:ins w:author="Rebecca Hanson" w:id="72" w:date="2026-04-28T16:52:58Z">
                <w:sdt>
                  <w:sdtPr>
                    <w:id w:val="1054069184"/>
                    <w:tag w:val="goog_rdk_448"/>
                  </w:sdtPr>
                  <w:sdtContent>
                    <w:r w:rsidDel="00000000" w:rsidR="00000000" w:rsidRPr="00000000">
                      <w:rPr>
                        <w:rFonts w:ascii="Roboto" w:cs="Roboto" w:eastAsia="Roboto" w:hAnsi="Roboto"/>
                        <w:color w:val="444746"/>
                        <w:sz w:val="21"/>
                        <w:szCs w:val="21"/>
                        <w:rtl w:val="0"/>
                        <w:rPrChange w:author="Rebecca Hanson" w:id="73" w:date="2026-04-28T16:52:58Z">
                          <w:rPr>
                            <w:b w:val="1"/>
                            <w:bCs w:val="1"/>
                          </w:rPr>
                        </w:rPrChange>
                      </w:rPr>
                      <w:t xml:space="preserve">El gobierno venezolano desarticuló al TdA.</w:t>
                    </w:r>
                  </w:sdtContent>
                </w:sdt>
                <w:sdt>
                  <w:sdtPr>
                    <w:id w:val="-308067264"/>
                    <w:tag w:val="goog_rdk_449"/>
                  </w:sdtPr>
                  <w:sdtContent>
                    <w:r w:rsidDel="00000000" w:rsidR="00000000" w:rsidRPr="00000000">
                      <w:rPr>
                        <w:rtl w:val="0"/>
                      </w:rPr>
                    </w:r>
                  </w:sdtContent>
                </w:sdt>
              </w:ins>
            </w:sdtContent>
          </w:sdt>
        </w:p>
      </w:sdtContent>
    </w:sdt>
    <w:sdt>
      <w:sdtPr>
        <w:id w:val="-520255136"/>
        <w:tag w:val="goog_rdk_454"/>
      </w:sdtPr>
      <w:sdtContent>
        <w:p w:rsidR="00000000" w:rsidDel="00000000" w:rsidP="00000000" w:rsidRDefault="00000000" w:rsidRPr="00000000" w14:paraId="0000020D">
          <w:pPr>
            <w:spacing w:after="40" w:before="40" w:lineRule="auto"/>
            <w:ind w:left="720" w:firstLine="0"/>
            <w:rPr>
              <w:ins w:author="Rebecca Hanson" w:id="72" w:date="2026-04-28T16:52:58Z"/>
              <w:rFonts w:ascii="Roboto" w:cs="Roboto" w:eastAsia="Roboto" w:hAnsi="Roboto"/>
              <w:color w:val="444746"/>
              <w:sz w:val="21"/>
              <w:szCs w:val="21"/>
              <w:highlight w:val="white"/>
              <w:rPrChange w:author="Rebecca Hanson" w:id="73" w:date="2026-04-28T16:52:58Z">
                <w:rPr>
                  <w:b w:val="1"/>
                  <w:bCs w:val="1"/>
                </w:rPr>
              </w:rPrChange>
            </w:rPr>
          </w:pPr>
          <w:sdt>
            <w:sdtPr>
              <w:id w:val="1278128816"/>
              <w:tag w:val="goog_rdk_451"/>
            </w:sdtPr>
            <w:sdtContent>
              <w:ins w:author="Rebecca Hanson" w:id="72" w:date="2026-04-28T16:52:58Z"/>
              <w:sdt>
                <w:sdtPr>
                  <w:id w:val="-1988192672"/>
                  <w:tag w:val="goog_rdk_452"/>
                </w:sdtPr>
                <w:sdtContent>
                  <w:ins w:author="Rebecca Hanson" w:id="72" w:date="2026-04-28T16:52:58Z">
                    <w:r w:rsidDel="00000000" w:rsidR="00000000" w:rsidRPr="00000000">
                      <w:rPr>
                        <w:rtl w:val="0"/>
                        <w:rPrChange w:author="Rebecca Hanson" w:id="73" w:date="2026-04-28T16:52:58Z">
                          <w:rPr>
                            <w:b w:val="1"/>
                            <w:bCs w:val="1"/>
                          </w:rPr>
                        </w:rPrChange>
                      </w:rPr>
                      <w:t xml:space="preserve">☐  El gobierno de Maduro envió miembros del Tren de Aragua a los Estados Unidos para desestabilizar a ese país</w:t>
                    </w:r>
                  </w:ins>
                </w:sdtContent>
              </w:sdt>
              <w:ins w:author="Rebecca Hanson" w:id="72" w:date="2026-04-28T16:52:58Z">
                <w:commentRangeEnd w:id="36"/>
                <w:r w:rsidDel="00000000" w:rsidR="00000000" w:rsidRPr="00000000">
                  <w:commentReference w:id="36"/>
                </w:r>
                <w:sdt>
                  <w:sdtPr>
                    <w:id w:val="4664411"/>
                    <w:tag w:val="goog_rdk_453"/>
                  </w:sdtPr>
                  <w:sdtContent>
                    <w:r w:rsidDel="00000000" w:rsidR="00000000" w:rsidRPr="00000000">
                      <w:rPr>
                        <w:rtl w:val="0"/>
                      </w:rPr>
                    </w:r>
                  </w:sdtContent>
                </w:sdt>
              </w:ins>
            </w:sdtContent>
          </w:sdt>
        </w:p>
      </w:sdtContent>
    </w:sdt>
    <w:sdt>
      <w:sdtPr>
        <w:id w:val="-620825159"/>
        <w:tag w:val="goog_rdk_459"/>
      </w:sdtPr>
      <w:sdtContent>
        <w:p w:rsidR="00000000" w:rsidDel="00000000" w:rsidP="00000000" w:rsidRDefault="00000000" w:rsidRPr="00000000" w14:paraId="0000020E">
          <w:pPr>
            <w:spacing w:after="40" w:before="40" w:lineRule="auto"/>
            <w:ind w:left="720" w:firstLine="0"/>
            <w:rPr>
              <w:ins w:author="Rebecca Hanson" w:id="72" w:date="2026-04-28T16:52:58Z"/>
              <w:rPrChange w:author="Rebecca Hanson" w:id="73" w:date="2026-04-28T16:52:58Z">
                <w:rPr>
                  <w:b w:val="1"/>
                  <w:bCs w:val="1"/>
                </w:rPr>
              </w:rPrChange>
            </w:rPr>
          </w:pPr>
          <w:sdt>
            <w:sdtPr>
              <w:id w:val="506509551"/>
              <w:tag w:val="goog_rdk_455"/>
            </w:sdtPr>
            <w:sdtContent>
              <w:ins w:author="Rebecca Hanson" w:id="72" w:date="2026-04-28T16:52:58Z"/>
              <w:sdt>
                <w:sdtPr>
                  <w:id w:val="870806179"/>
                  <w:tag w:val="goog_rdk_456"/>
                </w:sdtPr>
                <w:sdtContent>
                  <w:commentRangeStart w:id="37"/>
                </w:sdtContent>
              </w:sdt>
              <w:ins w:author="Rebecca Hanson" w:id="72" w:date="2026-04-28T16:52:58Z">
                <w:sdt>
                  <w:sdtPr>
                    <w:id w:val="-1044195476"/>
                    <w:tag w:val="goog_rdk_457"/>
                  </w:sdtPr>
                  <w:sdtContent>
                    <w:r w:rsidDel="00000000" w:rsidR="00000000" w:rsidRPr="00000000">
                      <w:rPr>
                        <w:rtl w:val="0"/>
                        <w:rPrChange w:author="Rebecca Hanson" w:id="73" w:date="2026-04-28T16:52:58Z">
                          <w:rPr>
                            <w:b w:val="1"/>
                            <w:bCs w:val="1"/>
                          </w:rPr>
                        </w:rPrChange>
                      </w:rPr>
                      <w:t xml:space="preserve">☐  No estoy de acuerdo con ninguna de estas afirmaciones</w:t>
                    </w:r>
                  </w:sdtContent>
                </w:sdt>
                <w:commentRangeEnd w:id="37"/>
                <w:r w:rsidDel="00000000" w:rsidR="00000000" w:rsidRPr="00000000">
                  <w:commentReference w:id="37"/>
                </w:r>
                <w:sdt>
                  <w:sdtPr>
                    <w:id w:val="1827031775"/>
                    <w:tag w:val="goog_rdk_458"/>
                  </w:sdtPr>
                  <w:sdtContent>
                    <w:r w:rsidDel="00000000" w:rsidR="00000000" w:rsidRPr="00000000">
                      <w:rPr>
                        <w:rtl w:val="0"/>
                      </w:rPr>
                    </w:r>
                  </w:sdtContent>
                </w:sdt>
              </w:ins>
            </w:sdtContent>
          </w:sdt>
        </w:p>
      </w:sdtContent>
    </w:sdt>
    <w:sdt>
      <w:sdtPr>
        <w:id w:val="1206539231"/>
        <w:tag w:val="goog_rdk_463"/>
      </w:sdtPr>
      <w:sdtContent>
        <w:p w:rsidR="00000000" w:rsidDel="00000000" w:rsidP="00000000" w:rsidRDefault="00000000" w:rsidRPr="00000000" w14:paraId="0000020F">
          <w:pPr>
            <w:spacing w:after="40" w:before="40" w:lineRule="auto"/>
            <w:ind w:left="720" w:firstLine="0"/>
            <w:rPr>
              <w:rPrChange w:author="Rebecca Hanson" w:id="73" w:date="2026-04-28T16:52:58Z">
                <w:rPr>
                  <w:b w:val="1"/>
                  <w:bCs w:val="1"/>
                </w:rPr>
              </w:rPrChange>
            </w:rPr>
            <w:pPrChange w:author="Rebecca Hanson" w:id="0" w:date="2026-04-28T16:52:58Z">
              <w:pPr>
                <w:spacing w:after="60" w:before="120" w:lineRule="auto"/>
              </w:pPr>
            </w:pPrChange>
          </w:pPr>
          <w:sdt>
            <w:sdtPr>
              <w:id w:val="-1352323245"/>
              <w:tag w:val="goog_rdk_460"/>
            </w:sdtPr>
            <w:sdtContent>
              <w:ins w:author="Rebecca Hanson" w:id="72" w:date="2026-04-28T16:52:58Z"/>
              <w:sdt>
                <w:sdtPr>
                  <w:id w:val="-1491892617"/>
                  <w:tag w:val="goog_rdk_461"/>
                </w:sdtPr>
                <w:sdtContent>
                  <w:ins w:author="Rebecca Hanson" w:id="72" w:date="2026-04-28T16:52:58Z">
                    <w:r w:rsidDel="00000000" w:rsidR="00000000" w:rsidRPr="00000000">
                      <w:rPr>
                        <w:b w:val="1"/>
                        <w:bCs w:val="1"/>
                        <w:rtl w:val="0"/>
                        <w:rPrChange w:author="Rebecca Hanson" w:id="73" w:date="2026-04-28T16:52:58Z">
                          <w:rPr>
                            <w:b w:val="1"/>
                            <w:bCs w:val="1"/>
                          </w:rPr>
                        </w:rPrChange>
                      </w:rPr>
                      <w:t xml:space="preserve">(988888)  No responde  [NO LEER]</w:t>
                    </w:r>
                  </w:ins>
                </w:sdtContent>
              </w:sdt>
              <w:ins w:author="Rebecca Hanson" w:id="72" w:date="2026-04-28T16:52:58Z"/>
            </w:sdtContent>
          </w:sdt>
          <w:sdt>
            <w:sdtPr>
              <w:id w:val="-77003526"/>
              <w:tag w:val="goog_rdk_462"/>
            </w:sdtPr>
            <w:sdtContent>
              <w:r w:rsidDel="00000000" w:rsidR="00000000" w:rsidRPr="00000000">
                <w:rPr>
                  <w:rtl w:val="0"/>
                </w:rPr>
              </w:r>
            </w:sdtContent>
          </w:sdt>
        </w:p>
      </w:sdtContent>
    </w:sdt>
    <w:p w:rsidR="00000000" w:rsidDel="00000000" w:rsidP="00000000" w:rsidRDefault="00000000" w:rsidRPr="00000000" w14:paraId="00000210">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211">
      <w:pPr>
        <w:spacing w:after="60" w:before="120" w:lineRule="auto"/>
        <w:rPr/>
      </w:pPr>
      <w:r w:rsidDel="00000000" w:rsidR="00000000" w:rsidRPr="00000000">
        <w:rPr>
          <w:b w:val="1"/>
          <w:bCs w:val="1"/>
          <w:rtl w:val="0"/>
        </w:rPr>
        <w:t xml:space="preserve">29. El año pasado, el gobierno de los Estados Unidos trasladó a cientos de venezolanos a una prisión de máxima seguridad en El Salvador llamada CECOT. ¿Recuerda haber escuchado algo sobre esto?</w:t>
      </w:r>
      <w:r w:rsidDel="00000000" w:rsidR="00000000" w:rsidRPr="00000000">
        <w:rPr>
          <w:rtl w:val="0"/>
        </w:rPr>
      </w:r>
    </w:p>
    <w:p w:rsidR="00000000" w:rsidDel="00000000" w:rsidP="00000000" w:rsidRDefault="00000000" w:rsidRPr="00000000" w14:paraId="00000212">
      <w:pPr>
        <w:spacing w:after="40" w:before="40" w:lineRule="auto"/>
        <w:ind w:left="720" w:firstLine="0"/>
        <w:rPr/>
      </w:pPr>
      <w:r w:rsidDel="00000000" w:rsidR="00000000" w:rsidRPr="00000000">
        <w:rPr>
          <w:b w:val="1"/>
          <w:bCs w:val="1"/>
          <w:rtl w:val="0"/>
        </w:rPr>
        <w:t xml:space="preserve">(1)  Sí</w:t>
      </w:r>
      <w:r w:rsidDel="00000000" w:rsidR="00000000" w:rsidRPr="00000000">
        <w:rPr>
          <w:rtl w:val="0"/>
        </w:rPr>
      </w:r>
    </w:p>
    <w:p w:rsidR="00000000" w:rsidDel="00000000" w:rsidP="00000000" w:rsidRDefault="00000000" w:rsidRPr="00000000" w14:paraId="00000213">
      <w:pPr>
        <w:spacing w:after="40" w:before="40" w:lineRule="auto"/>
        <w:ind w:left="720" w:firstLine="0"/>
        <w:rPr/>
      </w:pPr>
      <w:r w:rsidDel="00000000" w:rsidR="00000000" w:rsidRPr="00000000">
        <w:rPr>
          <w:b w:val="1"/>
          <w:bCs w:val="1"/>
          <w:rtl w:val="0"/>
        </w:rPr>
        <w:t xml:space="preserve">(2)  </w:t>
      </w:r>
      <w:r w:rsidDel="00000000" w:rsidR="00000000" w:rsidRPr="00000000">
        <w:rPr>
          <w:rtl w:val="0"/>
        </w:rPr>
        <w:t xml:space="preserve">No</w:t>
      </w:r>
    </w:p>
    <w:p w:rsidR="00000000" w:rsidDel="00000000" w:rsidP="00000000" w:rsidRDefault="00000000" w:rsidRPr="00000000" w14:paraId="00000214">
      <w:pPr>
        <w:spacing w:after="40" w:before="40" w:lineRule="auto"/>
        <w:ind w:left="720" w:firstLine="0"/>
        <w:rPr/>
      </w:pPr>
      <w:r w:rsidDel="00000000" w:rsidR="00000000" w:rsidRPr="00000000">
        <w:rPr>
          <w:b w:val="1"/>
          <w:bCs w:val="1"/>
          <w:rtl w:val="0"/>
        </w:rPr>
        <w:t xml:space="preserve">(3)  No estoy seguro/a</w:t>
      </w:r>
      <w:r w:rsidDel="00000000" w:rsidR="00000000" w:rsidRPr="00000000">
        <w:rPr>
          <w:rtl w:val="0"/>
        </w:rPr>
      </w:r>
    </w:p>
    <w:p w:rsidR="00000000" w:rsidDel="00000000" w:rsidP="00000000" w:rsidRDefault="00000000" w:rsidRPr="00000000" w14:paraId="00000215">
      <w:pPr>
        <w:spacing w:after="40" w:before="40" w:lineRule="auto"/>
        <w:ind w:left="720" w:firstLine="0"/>
        <w:rPr/>
      </w:pPr>
      <w:r w:rsidDel="00000000" w:rsidR="00000000" w:rsidRPr="00000000">
        <w:rPr>
          <w:b w:val="1"/>
          <w:bCs w:val="1"/>
          <w:rtl w:val="0"/>
        </w:rPr>
        <w:t xml:space="preserve">(988888)  No responde  [NO LEER]</w:t>
      </w:r>
      <w:r w:rsidDel="00000000" w:rsidR="00000000" w:rsidRPr="00000000">
        <w:rPr>
          <w:rtl w:val="0"/>
        </w:rPr>
      </w:r>
    </w:p>
    <w:p w:rsidR="00000000" w:rsidDel="00000000" w:rsidP="00000000" w:rsidRDefault="00000000" w:rsidRPr="00000000" w14:paraId="00000216">
      <w:pPr>
        <w:pBdr>
          <w:bottom w:color="999999" w:space="1" w:sz="6" w:val="single"/>
        </w:pBdr>
        <w:spacing w:before="80" w:lineRule="auto"/>
        <w:rPr/>
      </w:pPr>
      <w:r w:rsidDel="00000000" w:rsidR="00000000" w:rsidRPr="00000000">
        <w:rPr>
          <w:rtl w:val="0"/>
        </w:rPr>
      </w:r>
    </w:p>
    <w:p w:rsidR="00000000" w:rsidDel="00000000" w:rsidP="00000000" w:rsidRDefault="00000000" w:rsidRPr="00000000" w14:paraId="00000217">
      <w:pPr>
        <w:spacing w:after="60" w:before="120" w:lineRule="auto"/>
        <w:rPr/>
      </w:pPr>
      <w:r w:rsidDel="00000000" w:rsidR="00000000" w:rsidRPr="00000000">
        <w:rPr>
          <w:b w:val="1"/>
          <w:bCs w:val="1"/>
          <w:rtl w:val="0"/>
        </w:rPr>
        <w:t xml:space="preserve">30. ¿Cuál de las siguientes opciones describe mejor lo que ocurrió con esos venezolanos?</w:t>
      </w:r>
      <w:r w:rsidDel="00000000" w:rsidR="00000000" w:rsidRPr="00000000">
        <w:rPr>
          <w:rtl w:val="0"/>
        </w:rPr>
      </w:r>
    </w:p>
    <w:p w:rsidR="00000000" w:rsidDel="00000000" w:rsidP="00000000" w:rsidRDefault="00000000" w:rsidRPr="00000000" w14:paraId="00000218">
      <w:pPr>
        <w:spacing w:after="80" w:before="40" w:lineRule="auto"/>
        <w:ind w:left="720" w:firstLine="0"/>
        <w:rPr/>
      </w:pPr>
      <w:r w:rsidDel="00000000" w:rsidR="00000000" w:rsidRPr="00000000">
        <w:rPr>
          <w:i w:val="1"/>
          <w:iCs w:val="1"/>
          <w:color w:val="555555"/>
          <w:sz w:val="18"/>
          <w:szCs w:val="18"/>
          <w:rtl w:val="0"/>
        </w:rPr>
        <w:t xml:space="preserve">[Preguntar solo si el encuestado/a respondió 'Sí' a la P29.]</w:t>
      </w:r>
      <w:r w:rsidDel="00000000" w:rsidR="00000000" w:rsidRPr="00000000">
        <w:rPr>
          <w:rtl w:val="0"/>
        </w:rPr>
      </w:r>
    </w:p>
    <w:p w:rsidR="00000000" w:rsidDel="00000000" w:rsidP="00000000" w:rsidRDefault="00000000" w:rsidRPr="00000000" w14:paraId="00000219">
      <w:pPr>
        <w:spacing w:after="40" w:before="40" w:lineRule="auto"/>
        <w:ind w:left="720" w:firstLine="0"/>
        <w:rPr/>
      </w:pPr>
      <w:r w:rsidDel="00000000" w:rsidR="00000000" w:rsidRPr="00000000">
        <w:rPr>
          <w:b w:val="1"/>
          <w:bCs w:val="1"/>
          <w:rtl w:val="0"/>
        </w:rPr>
        <w:t xml:space="preserve">(1)  Siguen presos en el CECOT</w:t>
      </w:r>
      <w:r w:rsidDel="00000000" w:rsidR="00000000" w:rsidRPr="00000000">
        <w:rPr>
          <w:rtl w:val="0"/>
        </w:rPr>
      </w:r>
    </w:p>
    <w:p w:rsidR="00000000" w:rsidDel="00000000" w:rsidP="00000000" w:rsidRDefault="00000000" w:rsidRPr="00000000" w14:paraId="0000021A">
      <w:pPr>
        <w:spacing w:after="40" w:before="40" w:lineRule="auto"/>
        <w:ind w:left="720" w:firstLine="0"/>
        <w:rPr/>
      </w:pPr>
      <w:r w:rsidDel="00000000" w:rsidR="00000000" w:rsidRPr="00000000">
        <w:rPr>
          <w:b w:val="1"/>
          <w:bCs w:val="1"/>
          <w:rtl w:val="0"/>
        </w:rPr>
        <w:t xml:space="preserve">(2)  Fueron devueltos a sus familias en Venezuela</w:t>
      </w:r>
      <w:r w:rsidDel="00000000" w:rsidR="00000000" w:rsidRPr="00000000">
        <w:rPr>
          <w:rtl w:val="0"/>
        </w:rPr>
      </w:r>
    </w:p>
    <w:p w:rsidR="00000000" w:rsidDel="00000000" w:rsidP="00000000" w:rsidRDefault="00000000" w:rsidRPr="00000000" w14:paraId="0000021B">
      <w:pPr>
        <w:spacing w:after="40" w:before="40" w:lineRule="auto"/>
        <w:ind w:left="720" w:firstLine="0"/>
        <w:rPr/>
      </w:pPr>
      <w:r w:rsidDel="00000000" w:rsidR="00000000" w:rsidRPr="00000000">
        <w:rPr>
          <w:b w:val="1"/>
          <w:bCs w:val="1"/>
          <w:rtl w:val="0"/>
        </w:rPr>
        <w:t xml:space="preserve">(3)  Fueron trasladados del CECOT a una prisión en Venezuela</w:t>
      </w:r>
      <w:r w:rsidDel="00000000" w:rsidR="00000000" w:rsidRPr="00000000">
        <w:rPr>
          <w:rtl w:val="0"/>
        </w:rPr>
      </w:r>
    </w:p>
    <w:p w:rsidR="00000000" w:rsidDel="00000000" w:rsidP="00000000" w:rsidRDefault="00000000" w:rsidRPr="00000000" w14:paraId="0000021C">
      <w:pPr>
        <w:spacing w:after="40" w:before="40" w:lineRule="auto"/>
        <w:ind w:left="720" w:firstLine="0"/>
        <w:rPr/>
      </w:pPr>
      <w:r w:rsidDel="00000000" w:rsidR="00000000" w:rsidRPr="00000000">
        <w:rPr>
          <w:b w:val="1"/>
          <w:bCs w:val="1"/>
          <w:rtl w:val="0"/>
        </w:rPr>
        <w:t xml:space="preserve">(4)  Regresaron a los Estados Unidos</w:t>
      </w:r>
      <w:r w:rsidDel="00000000" w:rsidR="00000000" w:rsidRPr="00000000">
        <w:rPr>
          <w:rtl w:val="0"/>
        </w:rPr>
      </w:r>
    </w:p>
    <w:p w:rsidR="00000000" w:rsidDel="00000000" w:rsidP="00000000" w:rsidRDefault="00000000" w:rsidRPr="00000000" w14:paraId="0000021D">
      <w:pPr>
        <w:spacing w:after="40" w:before="40" w:lineRule="auto"/>
        <w:ind w:left="720" w:firstLine="0"/>
        <w:rPr/>
      </w:pPr>
      <w:r w:rsidDel="00000000" w:rsidR="00000000" w:rsidRPr="00000000">
        <w:rPr>
          <w:b w:val="1"/>
          <w:bCs w:val="1"/>
          <w:rtl w:val="0"/>
        </w:rPr>
        <w:t xml:space="preserve">(888888)  No sabe  [NO LEER]</w:t>
      </w:r>
      <w:r w:rsidDel="00000000" w:rsidR="00000000" w:rsidRPr="00000000">
        <w:rPr>
          <w:rtl w:val="0"/>
        </w:rPr>
      </w:r>
    </w:p>
    <w:p w:rsidR="00000000" w:rsidDel="00000000" w:rsidP="00000000" w:rsidRDefault="00000000" w:rsidRPr="00000000" w14:paraId="0000021E">
      <w:pPr>
        <w:spacing w:after="40" w:before="40" w:lineRule="auto"/>
        <w:ind w:left="720" w:firstLine="0"/>
        <w:rPr/>
      </w:pPr>
      <w:r w:rsidDel="00000000" w:rsidR="00000000" w:rsidRPr="00000000">
        <w:rPr>
          <w:b w:val="1"/>
          <w:bCs w:val="1"/>
          <w:rtl w:val="0"/>
        </w:rPr>
        <w:t xml:space="preserve">(988888)  No responde  [NO LEER]</w:t>
      </w:r>
      <w:r w:rsidDel="00000000" w:rsidR="00000000" w:rsidRPr="00000000">
        <w:rPr>
          <w:rtl w:val="0"/>
        </w:rPr>
      </w:r>
    </w:p>
    <w:p w:rsidR="00000000" w:rsidDel="00000000" w:rsidP="00000000" w:rsidRDefault="00000000" w:rsidRPr="00000000" w14:paraId="0000021F">
      <w:pPr>
        <w:pBdr>
          <w:bottom w:color="999999" w:space="1" w:sz="6" w:val="single"/>
        </w:pBdr>
        <w:spacing w:before="80" w:lineRule="auto"/>
        <w:rPr/>
      </w:pPr>
      <w:r w:rsidDel="00000000" w:rsidR="00000000" w:rsidRPr="00000000">
        <w:rPr>
          <w:rtl w:val="0"/>
        </w:rPr>
      </w:r>
    </w:p>
    <w:p w:rsidR="00000000" w:rsidDel="00000000" w:rsidP="00000000" w:rsidRDefault="00000000" w:rsidRPr="00000000" w14:paraId="00000220">
      <w:pPr>
        <w:spacing w:after="60" w:before="120" w:lineRule="auto"/>
        <w:rPr>
          <w:b w:val="1"/>
          <w:bCs w:val="1"/>
        </w:rPr>
      </w:pPr>
      <w:r w:rsidDel="00000000" w:rsidR="00000000" w:rsidRPr="00000000">
        <w:rPr>
          <w:b w:val="1"/>
          <w:bCs w:val="1"/>
          <w:rtl w:val="0"/>
        </w:rPr>
        <w:t xml:space="preserve">31. RANDOMIZE:</w:t>
      </w:r>
    </w:p>
    <w:p w:rsidR="00000000" w:rsidDel="00000000" w:rsidP="00000000" w:rsidRDefault="00000000" w:rsidRPr="00000000" w14:paraId="00000221">
      <w:pPr>
        <w:spacing w:after="60" w:before="120" w:lineRule="auto"/>
        <w:rPr>
          <w:b w:val="1"/>
          <w:bCs w:val="1"/>
        </w:rPr>
      </w:pPr>
      <w:r w:rsidDel="00000000" w:rsidR="00000000" w:rsidRPr="00000000">
        <w:rPr>
          <w:b w:val="1"/>
          <w:bCs w:val="1"/>
          <w:rtl w:val="0"/>
        </w:rPr>
        <w:t xml:space="preserve">(GROUP A) El gobierno de EE. UU. afirma que esos venezolanos son miembros de la banda Tren de Aragua, pero el entonces gobierno de Maduro afirmó que ninguno pertenece al Tren de Aragua. ¿Qué piensa usted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22">
      <w:pPr>
        <w:spacing w:after="60" w:before="120" w:lineRule="auto"/>
        <w:rPr>
          <w:b w:val="1"/>
          <w:bCs w:val="1"/>
        </w:rPr>
      </w:pPr>
      <w:r w:rsidDel="00000000" w:rsidR="00000000" w:rsidRPr="00000000">
        <w:rPr>
          <w:b w:val="1"/>
          <w:bCs w:val="1"/>
          <w:rtl w:val="0"/>
        </w:rPr>
        <w:t xml:space="preserve">(GROUP B) El gobierno de EE. UU. afirma que esos venezolanos son miembros de la banda Tren de Aragua, pero periodistas que investigaron encontraron que muy pocos tienen antecedentes penales graves. ¿Qué piensa usted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23">
      <w:pPr>
        <w:spacing w:after="60" w:before="120" w:lineRule="auto"/>
        <w:rPr>
          <w:b w:val="1"/>
          <w:bCs w:val="1"/>
        </w:rPr>
      </w:pPr>
      <w:r w:rsidDel="00000000" w:rsidR="00000000" w:rsidRPr="00000000">
        <w:rPr>
          <w:b w:val="1"/>
          <w:bCs w:val="1"/>
          <w:rtl w:val="0"/>
        </w:rPr>
        <w:t xml:space="preserve">(GROUP C) El gobierno de EE. UU. afirma que esos venezolanos son miembros de la banda Tren de Aragua, pero una investigación académica independiente encontró que muy pocos siquiera posiblemente tengan vínculos con la banda. ¿Qué piensa usted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24">
      <w:pPr>
        <w:spacing w:after="80" w:before="40" w:lineRule="auto"/>
        <w:ind w:left="720" w:firstLine="0"/>
        <w:rPr/>
      </w:pPr>
      <w:r w:rsidDel="00000000" w:rsidR="00000000" w:rsidRPr="00000000">
        <w:rPr>
          <w:i w:val="1"/>
          <w:iCs w:val="1"/>
          <w:color w:val="555555"/>
          <w:sz w:val="18"/>
          <w:szCs w:val="18"/>
          <w:rtl w:val="0"/>
        </w:rPr>
        <w:t xml:space="preserve">[Preguntar solo si el encuestado/a respondió 'Sí' a la P29.]</w:t>
      </w:r>
      <w:r w:rsidDel="00000000" w:rsidR="00000000" w:rsidRPr="00000000">
        <w:rPr>
          <w:rtl w:val="0"/>
        </w:rPr>
      </w:r>
    </w:p>
    <w:p w:rsidR="00000000" w:rsidDel="00000000" w:rsidP="00000000" w:rsidRDefault="00000000" w:rsidRPr="00000000" w14:paraId="00000225">
      <w:pPr>
        <w:spacing w:after="40" w:before="40" w:lineRule="auto"/>
        <w:ind w:left="720" w:firstLine="0"/>
        <w:rPr/>
      </w:pPr>
      <w:r w:rsidDel="00000000" w:rsidR="00000000" w:rsidRPr="00000000">
        <w:rPr>
          <w:b w:val="1"/>
          <w:bCs w:val="1"/>
          <w:rtl w:val="0"/>
        </w:rPr>
        <w:t xml:space="preserve">(1)  Todos son miembros del Tren de Aragua</w:t>
      </w:r>
      <w:r w:rsidDel="00000000" w:rsidR="00000000" w:rsidRPr="00000000">
        <w:rPr>
          <w:rtl w:val="0"/>
        </w:rPr>
      </w:r>
    </w:p>
    <w:p w:rsidR="00000000" w:rsidDel="00000000" w:rsidP="00000000" w:rsidRDefault="00000000" w:rsidRPr="00000000" w14:paraId="00000226">
      <w:pPr>
        <w:spacing w:after="40" w:before="40" w:lineRule="auto"/>
        <w:ind w:left="720" w:firstLine="0"/>
        <w:rPr/>
      </w:pPr>
      <w:r w:rsidDel="00000000" w:rsidR="00000000" w:rsidRPr="00000000">
        <w:rPr>
          <w:b w:val="1"/>
          <w:bCs w:val="1"/>
          <w:rtl w:val="0"/>
        </w:rPr>
        <w:t xml:space="preserve">(2)  La mayoría son miembros del Tren de Aragua</w:t>
      </w:r>
      <w:r w:rsidDel="00000000" w:rsidR="00000000" w:rsidRPr="00000000">
        <w:rPr>
          <w:rtl w:val="0"/>
        </w:rPr>
      </w:r>
    </w:p>
    <w:p w:rsidR="00000000" w:rsidDel="00000000" w:rsidP="00000000" w:rsidRDefault="00000000" w:rsidRPr="00000000" w14:paraId="00000227">
      <w:pPr>
        <w:spacing w:after="40" w:before="40" w:lineRule="auto"/>
        <w:ind w:left="720" w:firstLine="0"/>
        <w:rPr/>
      </w:pPr>
      <w:r w:rsidDel="00000000" w:rsidR="00000000" w:rsidRPr="00000000">
        <w:rPr>
          <w:b w:val="1"/>
          <w:bCs w:val="1"/>
          <w:rtl w:val="0"/>
        </w:rPr>
        <w:t xml:space="preserve">(3)  Aproximadamente la mitad son miembros del Tren de Aragua</w:t>
      </w:r>
      <w:r w:rsidDel="00000000" w:rsidR="00000000" w:rsidRPr="00000000">
        <w:rPr>
          <w:rtl w:val="0"/>
        </w:rPr>
      </w:r>
    </w:p>
    <w:p w:rsidR="00000000" w:rsidDel="00000000" w:rsidP="00000000" w:rsidRDefault="00000000" w:rsidRPr="00000000" w14:paraId="00000228">
      <w:pPr>
        <w:spacing w:after="40" w:before="40" w:lineRule="auto"/>
        <w:ind w:left="720" w:firstLine="0"/>
        <w:rPr/>
      </w:pPr>
      <w:r w:rsidDel="00000000" w:rsidR="00000000" w:rsidRPr="00000000">
        <w:rPr>
          <w:b w:val="1"/>
          <w:bCs w:val="1"/>
          <w:rtl w:val="0"/>
        </w:rPr>
        <w:t xml:space="preserve">(4)  Pocos son miembros del Tren de Aragua</w:t>
      </w:r>
      <w:r w:rsidDel="00000000" w:rsidR="00000000" w:rsidRPr="00000000">
        <w:rPr>
          <w:rtl w:val="0"/>
        </w:rPr>
      </w:r>
    </w:p>
    <w:p w:rsidR="00000000" w:rsidDel="00000000" w:rsidP="00000000" w:rsidRDefault="00000000" w:rsidRPr="00000000" w14:paraId="00000229">
      <w:pPr>
        <w:spacing w:after="40" w:before="40" w:lineRule="auto"/>
        <w:ind w:left="720" w:firstLine="0"/>
        <w:rPr/>
      </w:pPr>
      <w:r w:rsidDel="00000000" w:rsidR="00000000" w:rsidRPr="00000000">
        <w:rPr>
          <w:b w:val="1"/>
          <w:bCs w:val="1"/>
          <w:rtl w:val="0"/>
        </w:rPr>
        <w:t xml:space="preserve">(5)  Ninguno es miembro del Tren de Aragua</w:t>
      </w:r>
      <w:r w:rsidDel="00000000" w:rsidR="00000000" w:rsidRPr="00000000">
        <w:rPr>
          <w:rtl w:val="0"/>
        </w:rPr>
      </w:r>
    </w:p>
    <w:p w:rsidR="00000000" w:rsidDel="00000000" w:rsidP="00000000" w:rsidRDefault="00000000" w:rsidRPr="00000000" w14:paraId="0000022A">
      <w:pPr>
        <w:spacing w:after="40" w:before="40" w:lineRule="auto"/>
        <w:ind w:left="720" w:firstLine="0"/>
        <w:rPr/>
      </w:pPr>
      <w:r w:rsidDel="00000000" w:rsidR="00000000" w:rsidRPr="00000000">
        <w:rPr>
          <w:b w:val="1"/>
          <w:bCs w:val="1"/>
          <w:rtl w:val="0"/>
        </w:rPr>
        <w:t xml:space="preserve">(888888)  No sabe  [NO LEER]</w:t>
      </w:r>
      <w:r w:rsidDel="00000000" w:rsidR="00000000" w:rsidRPr="00000000">
        <w:rPr>
          <w:rtl w:val="0"/>
        </w:rPr>
      </w:r>
    </w:p>
    <w:p w:rsidR="00000000" w:rsidDel="00000000" w:rsidP="00000000" w:rsidRDefault="00000000" w:rsidRPr="00000000" w14:paraId="0000022B">
      <w:pPr>
        <w:spacing w:after="40" w:before="40" w:lineRule="auto"/>
        <w:ind w:left="720" w:firstLine="0"/>
        <w:rPr>
          <w:b w:val="1"/>
          <w:bCs w:val="1"/>
        </w:rPr>
      </w:pPr>
      <w:r w:rsidDel="00000000" w:rsidR="00000000" w:rsidRPr="00000000">
        <w:rPr>
          <w:b w:val="1"/>
          <w:bCs w:val="1"/>
          <w:rtl w:val="0"/>
        </w:rPr>
        <w:t xml:space="preserve">(988888)  No responde  [NO LEER]</w:t>
      </w:r>
    </w:p>
    <w:p w:rsidR="00000000" w:rsidDel="00000000" w:rsidP="00000000" w:rsidRDefault="00000000" w:rsidRPr="00000000" w14:paraId="0000022C">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22D">
      <w:pPr>
        <w:spacing w:after="40" w:before="40" w:lineRule="auto"/>
        <w:ind w:left="0" w:firstLine="0"/>
        <w:rPr>
          <w:b w:val="1"/>
          <w:bCs w:val="1"/>
        </w:rPr>
      </w:pPr>
      <w:r w:rsidDel="00000000" w:rsidR="00000000" w:rsidRPr="00000000">
        <w:rPr>
          <w:b w:val="1"/>
          <w:bCs w:val="1"/>
          <w:rtl w:val="0"/>
        </w:rPr>
        <w:t xml:space="preserve">32. En su opinión, ¿cuál de las siguientes opciones describe mejor la postura del gobierno de Nicolás Maduro frente a este episodio?</w:t>
      </w:r>
    </w:p>
    <w:p w:rsidR="00000000" w:rsidDel="00000000" w:rsidP="00000000" w:rsidRDefault="00000000" w:rsidRPr="00000000" w14:paraId="0000022E">
      <w:pPr>
        <w:numPr>
          <w:ilvl w:val="0"/>
          <w:numId w:val="3"/>
        </w:numPr>
        <w:spacing w:after="0" w:afterAutospacing="0" w:before="240" w:lineRule="auto"/>
        <w:ind w:left="720" w:hanging="360"/>
        <w:rPr>
          <w:b w:val="1"/>
          <w:bCs w:val="1"/>
        </w:rPr>
      </w:pPr>
      <w:r w:rsidDel="00000000" w:rsidR="00000000" w:rsidRPr="00000000">
        <w:rPr>
          <w:b w:val="1"/>
          <w:bCs w:val="1"/>
          <w:rtl w:val="0"/>
        </w:rPr>
        <w:t xml:space="preserve">Ha condenado las deportaciones y ha defendido a los venezolanos detenidos</w:t>
      </w:r>
    </w:p>
    <w:p w:rsidR="00000000" w:rsidDel="00000000" w:rsidP="00000000" w:rsidRDefault="00000000" w:rsidRPr="00000000" w14:paraId="0000022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Ha criticado las deportaciones, pero no ha hecho mucho para ayudar a los detenidos</w:t>
      </w:r>
    </w:p>
    <w:p w:rsidR="00000000" w:rsidDel="00000000" w:rsidP="00000000" w:rsidRDefault="00000000" w:rsidRPr="00000000" w14:paraId="00000230">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Ha apoyado o justificado las deportaciones</w:t>
      </w:r>
    </w:p>
    <w:p w:rsidR="00000000" w:rsidDel="00000000" w:rsidP="00000000" w:rsidRDefault="00000000" w:rsidRPr="00000000" w14:paraId="00000231">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No ha tomado una postura clara</w:t>
      </w:r>
    </w:p>
    <w:p w:rsidR="00000000" w:rsidDel="00000000" w:rsidP="00000000" w:rsidRDefault="00000000" w:rsidRPr="00000000" w14:paraId="0000023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No sabe / No está seguro(a)</w:t>
      </w:r>
    </w:p>
    <w:p w:rsidR="00000000" w:rsidDel="00000000" w:rsidP="00000000" w:rsidRDefault="00000000" w:rsidRPr="00000000" w14:paraId="00000233">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No responde</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33. En su opinión, ¿cuál de las siguientes opciones describe mejor la postura de la oposición liderada por María Corina Machado frente a este episodio?</w:t>
      </w:r>
    </w:p>
    <w:p w:rsidR="00000000" w:rsidDel="00000000" w:rsidP="00000000" w:rsidRDefault="00000000" w:rsidRPr="00000000" w14:paraId="00000235">
      <w:pPr>
        <w:numPr>
          <w:ilvl w:val="0"/>
          <w:numId w:val="8"/>
        </w:numPr>
        <w:spacing w:after="0" w:afterAutospacing="0" w:before="240" w:lineRule="auto"/>
        <w:ind w:left="720" w:hanging="360"/>
        <w:rPr>
          <w:b w:val="1"/>
          <w:bCs w:val="1"/>
        </w:rPr>
      </w:pPr>
      <w:r w:rsidDel="00000000" w:rsidR="00000000" w:rsidRPr="00000000">
        <w:rPr>
          <w:b w:val="1"/>
          <w:bCs w:val="1"/>
          <w:rtl w:val="0"/>
        </w:rPr>
        <w:t xml:space="preserve">Ha criticado las deportaciones y ha defendido a los venezolanos detenidos</w:t>
      </w:r>
    </w:p>
    <w:p w:rsidR="00000000" w:rsidDel="00000000" w:rsidP="00000000" w:rsidRDefault="00000000" w:rsidRPr="00000000" w14:paraId="00000236">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Ha criticado al gobierno de Maduro más que a las deportaciones</w:t>
      </w:r>
    </w:p>
    <w:p w:rsidR="00000000" w:rsidDel="00000000" w:rsidP="00000000" w:rsidRDefault="00000000" w:rsidRPr="00000000" w14:paraId="00000237">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Ha apoyado o justificado la colaboración EEUU–El Salvador como parte de la lucha contra el crimen</w:t>
      </w:r>
    </w:p>
    <w:p w:rsidR="00000000" w:rsidDel="00000000" w:rsidP="00000000" w:rsidRDefault="00000000" w:rsidRPr="00000000" w14:paraId="00000238">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No ha tomado una postura clara</w:t>
      </w:r>
    </w:p>
    <w:p w:rsidR="00000000" w:rsidDel="00000000" w:rsidP="00000000" w:rsidRDefault="00000000" w:rsidRPr="00000000" w14:paraId="00000239">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No sabe / No está seguro(a)</w:t>
      </w:r>
    </w:p>
    <w:p w:rsidR="00000000" w:rsidDel="00000000" w:rsidP="00000000" w:rsidRDefault="00000000" w:rsidRPr="00000000" w14:paraId="0000023A">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No responde</w:t>
      </w:r>
      <w:r w:rsidDel="00000000" w:rsidR="00000000" w:rsidRPr="00000000">
        <w:rPr>
          <w:rtl w:val="0"/>
        </w:rPr>
      </w:r>
    </w:p>
    <w:sdt>
      <w:sdtPr>
        <w:id w:val="-1897782905"/>
        <w:tag w:val="goog_rdk_466"/>
      </w:sdtPr>
      <w:sdtContent>
        <w:p w:rsidR="00000000" w:rsidDel="00000000" w:rsidP="00000000" w:rsidRDefault="00000000" w:rsidRPr="00000000" w14:paraId="0000023B">
          <w:pPr>
            <w:spacing w:after="40" w:before="40" w:lineRule="auto"/>
            <w:rPr>
              <w:del w:author="Dorothy Jane Bridges Kronick" w:id="74" w:date="2026-04-29T21:28:13Z"/>
              <w:rFonts w:ascii="Roboto" w:cs="Roboto" w:eastAsia="Roboto" w:hAnsi="Roboto"/>
              <w:b w:val="1"/>
              <w:bCs w:val="1"/>
              <w:color w:val="444746"/>
              <w:sz w:val="21"/>
              <w:szCs w:val="21"/>
              <w:highlight w:val="white"/>
            </w:rPr>
          </w:pPr>
          <w:sdt>
            <w:sdtPr>
              <w:id w:val="-1783555895"/>
              <w:tag w:val="goog_rdk_465"/>
            </w:sdtPr>
            <w:sdtContent>
              <w:del w:author="Dorothy Jane Bridges Kronick" w:id="74" w:date="2026-04-29T21:28:13Z">
                <w:r w:rsidDel="00000000" w:rsidR="00000000" w:rsidRPr="00000000">
                  <w:rPr>
                    <w:rFonts w:ascii="Roboto" w:cs="Roboto" w:eastAsia="Roboto" w:hAnsi="Roboto"/>
                    <w:b w:val="1"/>
                    <w:bCs w:val="1"/>
                    <w:color w:val="444746"/>
                    <w:sz w:val="21"/>
                    <w:szCs w:val="21"/>
                    <w:highlight w:val="white"/>
                    <w:rtl w:val="0"/>
                  </w:rPr>
                  <w:delText xml:space="preserve">La salida de los jóvenes de la cárcel en El Salvador y su regreso a Venezuela se debe a la actuación de:</w:delText>
                </w:r>
              </w:del>
            </w:sdtContent>
          </w:sdt>
        </w:p>
      </w:sdtContent>
    </w:sdt>
    <w:sdt>
      <w:sdtPr>
        <w:id w:val="1816514148"/>
        <w:tag w:val="goog_rdk_468"/>
      </w:sdtPr>
      <w:sdtContent>
        <w:p w:rsidR="00000000" w:rsidDel="00000000" w:rsidP="00000000" w:rsidRDefault="00000000" w:rsidRPr="00000000" w14:paraId="0000023C">
          <w:pPr>
            <w:spacing w:after="40" w:before="40" w:lineRule="auto"/>
            <w:rPr>
              <w:del w:author="Dorothy Jane Bridges Kronick" w:id="74" w:date="2026-04-29T21:28:13Z"/>
              <w:rFonts w:ascii="Roboto" w:cs="Roboto" w:eastAsia="Roboto" w:hAnsi="Roboto"/>
              <w:b w:val="1"/>
              <w:bCs w:val="1"/>
              <w:color w:val="444746"/>
              <w:sz w:val="21"/>
              <w:szCs w:val="21"/>
              <w:highlight w:val="white"/>
            </w:rPr>
          </w:pPr>
          <w:sdt>
            <w:sdtPr>
              <w:id w:val="-2091896799"/>
              <w:tag w:val="goog_rdk_467"/>
            </w:sdtPr>
            <w:sdtContent>
              <w:del w:author="Dorothy Jane Bridges Kronick" w:id="74" w:date="2026-04-29T21:28:13Z">
                <w:r w:rsidDel="00000000" w:rsidR="00000000" w:rsidRPr="00000000">
                  <w:rPr>
                    <w:rFonts w:ascii="Roboto" w:cs="Roboto" w:eastAsia="Roboto" w:hAnsi="Roboto"/>
                    <w:b w:val="1"/>
                    <w:bCs w:val="1"/>
                    <w:color w:val="444746"/>
                    <w:sz w:val="21"/>
                    <w:szCs w:val="21"/>
                    <w:highlight w:val="white"/>
                    <w:rtl w:val="0"/>
                  </w:rPr>
                  <w:delText xml:space="preserve">1. El gobierno de Maduro.</w:delText>
                </w:r>
              </w:del>
            </w:sdtContent>
          </w:sdt>
        </w:p>
      </w:sdtContent>
    </w:sdt>
    <w:sdt>
      <w:sdtPr>
        <w:id w:val="-2043405601"/>
        <w:tag w:val="goog_rdk_470"/>
      </w:sdtPr>
      <w:sdtContent>
        <w:p w:rsidR="00000000" w:rsidDel="00000000" w:rsidP="00000000" w:rsidRDefault="00000000" w:rsidRPr="00000000" w14:paraId="0000023D">
          <w:pPr>
            <w:spacing w:after="40" w:before="40" w:lineRule="auto"/>
            <w:rPr>
              <w:del w:author="Dorothy Jane Bridges Kronick" w:id="74" w:date="2026-04-29T21:28:13Z"/>
              <w:rFonts w:ascii="Roboto" w:cs="Roboto" w:eastAsia="Roboto" w:hAnsi="Roboto"/>
              <w:b w:val="1"/>
              <w:bCs w:val="1"/>
              <w:color w:val="444746"/>
              <w:sz w:val="21"/>
              <w:szCs w:val="21"/>
              <w:highlight w:val="white"/>
            </w:rPr>
          </w:pPr>
          <w:sdt>
            <w:sdtPr>
              <w:id w:val="1373704684"/>
              <w:tag w:val="goog_rdk_469"/>
            </w:sdtPr>
            <w:sdtContent>
              <w:del w:author="Dorothy Jane Bridges Kronick" w:id="74" w:date="2026-04-29T21:28:13Z">
                <w:r w:rsidDel="00000000" w:rsidR="00000000" w:rsidRPr="00000000">
                  <w:rPr>
                    <w:rFonts w:ascii="Roboto" w:cs="Roboto" w:eastAsia="Roboto" w:hAnsi="Roboto"/>
                    <w:b w:val="1"/>
                    <w:bCs w:val="1"/>
                    <w:color w:val="444746"/>
                    <w:sz w:val="21"/>
                    <w:szCs w:val="21"/>
                    <w:highlight w:val="white"/>
                    <w:rtl w:val="0"/>
                  </w:rPr>
                  <w:delText xml:space="preserve">2. La oposición venezolana liderada por MCM.</w:delText>
                </w:r>
              </w:del>
            </w:sdtContent>
          </w:sdt>
        </w:p>
      </w:sdtContent>
    </w:sdt>
    <w:sdt>
      <w:sdtPr>
        <w:id w:val="2089376931"/>
        <w:tag w:val="goog_rdk_472"/>
      </w:sdtPr>
      <w:sdtContent>
        <w:p w:rsidR="00000000" w:rsidDel="00000000" w:rsidP="00000000" w:rsidRDefault="00000000" w:rsidRPr="00000000" w14:paraId="0000023E">
          <w:pPr>
            <w:spacing w:after="40" w:before="40" w:lineRule="auto"/>
            <w:rPr>
              <w:del w:author="Dorothy Jane Bridges Kronick" w:id="74" w:date="2026-04-29T21:28:13Z"/>
              <w:rFonts w:ascii="Roboto" w:cs="Roboto" w:eastAsia="Roboto" w:hAnsi="Roboto"/>
              <w:b w:val="1"/>
              <w:bCs w:val="1"/>
              <w:color w:val="444746"/>
              <w:sz w:val="21"/>
              <w:szCs w:val="21"/>
              <w:highlight w:val="white"/>
            </w:rPr>
          </w:pPr>
          <w:sdt>
            <w:sdtPr>
              <w:id w:val="1481471875"/>
              <w:tag w:val="goog_rdk_471"/>
            </w:sdtPr>
            <w:sdtContent>
              <w:del w:author="Dorothy Jane Bridges Kronick" w:id="74" w:date="2026-04-29T21:28:13Z">
                <w:r w:rsidDel="00000000" w:rsidR="00000000" w:rsidRPr="00000000">
                  <w:rPr>
                    <w:rFonts w:ascii="Roboto" w:cs="Roboto" w:eastAsia="Roboto" w:hAnsi="Roboto"/>
                    <w:b w:val="1"/>
                    <w:bCs w:val="1"/>
                    <w:color w:val="444746"/>
                    <w:sz w:val="21"/>
                    <w:szCs w:val="21"/>
                    <w:highlight w:val="white"/>
                    <w:rtl w:val="0"/>
                  </w:rPr>
                  <w:delText xml:space="preserve">3. La insistencia de los familiares de los detenidos.</w:delText>
                </w:r>
              </w:del>
            </w:sdtContent>
          </w:sdt>
        </w:p>
      </w:sdtContent>
    </w:sdt>
    <w:sdt>
      <w:sdtPr>
        <w:id w:val="-733711196"/>
        <w:tag w:val="goog_rdk_474"/>
      </w:sdtPr>
      <w:sdtContent>
        <w:p w:rsidR="00000000" w:rsidDel="00000000" w:rsidP="00000000" w:rsidRDefault="00000000" w:rsidRPr="00000000" w14:paraId="0000023F">
          <w:pPr>
            <w:spacing w:after="40" w:before="40" w:lineRule="auto"/>
            <w:rPr>
              <w:del w:author="Dorothy Jane Bridges Kronick" w:id="74" w:date="2026-04-29T21:28:13Z"/>
              <w:rFonts w:ascii="Roboto" w:cs="Roboto" w:eastAsia="Roboto" w:hAnsi="Roboto"/>
              <w:b w:val="1"/>
              <w:bCs w:val="1"/>
              <w:color w:val="444746"/>
              <w:sz w:val="21"/>
              <w:szCs w:val="21"/>
              <w:highlight w:val="white"/>
            </w:rPr>
          </w:pPr>
          <w:sdt>
            <w:sdtPr>
              <w:id w:val="1265332128"/>
              <w:tag w:val="goog_rdk_473"/>
            </w:sdtPr>
            <w:sdtContent>
              <w:del w:author="Dorothy Jane Bridges Kronick" w:id="74" w:date="2026-04-29T21:28:13Z">
                <w:r w:rsidDel="00000000" w:rsidR="00000000" w:rsidRPr="00000000">
                  <w:rPr>
                    <w:rFonts w:ascii="Roboto" w:cs="Roboto" w:eastAsia="Roboto" w:hAnsi="Roboto"/>
                    <w:b w:val="1"/>
                    <w:bCs w:val="1"/>
                    <w:color w:val="444746"/>
                    <w:sz w:val="21"/>
                    <w:szCs w:val="21"/>
                    <w:highlight w:val="white"/>
                    <w:rtl w:val="0"/>
                  </w:rPr>
                  <w:delText xml:space="preserve">4.La acción de organismos de defensa de los derechos humanos.</w:delText>
                </w:r>
              </w:del>
            </w:sdtContent>
          </w:sdt>
        </w:p>
      </w:sdtContent>
    </w:sdt>
    <w:p w:rsidR="00000000" w:rsidDel="00000000" w:rsidP="00000000" w:rsidRDefault="00000000" w:rsidRPr="00000000" w14:paraId="00000240">
      <w:pPr>
        <w:spacing w:after="40" w:before="40" w:lineRule="auto"/>
        <w:rPr>
          <w:rFonts w:ascii="Roboto" w:cs="Roboto" w:eastAsia="Roboto" w:hAnsi="Roboto"/>
          <w:b w:val="1"/>
          <w:bCs w:val="1"/>
          <w:color w:val="444746"/>
          <w:sz w:val="21"/>
          <w:szCs w:val="21"/>
          <w:highlight w:val="white"/>
        </w:rPr>
      </w:pPr>
      <w:sdt>
        <w:sdtPr>
          <w:id w:val="34940026"/>
          <w:tag w:val="goog_rdk_475"/>
        </w:sdtPr>
        <w:sdtContent>
          <w:del w:author="Dorothy Jane Bridges Kronick" w:id="74" w:date="2026-04-29T21:28:13Z">
            <w:r w:rsidDel="00000000" w:rsidR="00000000" w:rsidRPr="00000000">
              <w:rPr>
                <w:rFonts w:ascii="Roboto" w:cs="Roboto" w:eastAsia="Roboto" w:hAnsi="Roboto"/>
                <w:b w:val="1"/>
                <w:bCs w:val="1"/>
                <w:color w:val="444746"/>
                <w:sz w:val="21"/>
                <w:szCs w:val="21"/>
                <w:highlight w:val="white"/>
                <w:rtl w:val="0"/>
              </w:rPr>
              <w:delText xml:space="preserve">5. La presión internacional.</w:delText>
            </w:r>
          </w:del>
        </w:sdtContent>
      </w:sdt>
      <w:r w:rsidDel="00000000" w:rsidR="00000000" w:rsidRPr="00000000">
        <w:rPr>
          <w:rtl w:val="0"/>
        </w:rPr>
      </w:r>
    </w:p>
    <w:p w:rsidR="00000000" w:rsidDel="00000000" w:rsidP="00000000" w:rsidRDefault="00000000" w:rsidRPr="00000000" w14:paraId="00000241">
      <w:pPr>
        <w:spacing w:after="40" w:before="40" w:lineRule="auto"/>
        <w:ind w:left="0" w:firstLine="0"/>
        <w:rPr>
          <w:b w:val="1"/>
          <w:bCs w:val="1"/>
        </w:rPr>
      </w:pPr>
      <w:r w:rsidDel="00000000" w:rsidR="00000000" w:rsidRPr="00000000">
        <w:rPr>
          <w:rtl w:val="0"/>
        </w:rPr>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En su opinión, ¿qué tipo de relación existe entre el Tren de Aragua y funcionarios del gobierno venezolano?</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(1) Funcionan de manera completamente independiente</w:t>
        <w:br w:type="textWrapping"/>
        <w:t xml:space="preserve">(2) Hay algunos funcionarios que tienen vínculos o colaboran con el Tren de Aragua</w:t>
        <w:br w:type="textWrapping"/>
        <w:t xml:space="preserve">(3) Muchos funcionarios del gobierno tienen vínculos con el Tren de Aragua</w:t>
        <w:br w:type="textWrapping"/>
        <w:t xml:space="preserve">(4) El gobierno controla o dirige al Tren de Aragua</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(5) El gobierno ha buscado desarticular el Tren de Aragua</w:t>
        <w:br w:type="textWrapping"/>
        <w:t xml:space="preserve">(888888) No sabe</w:t>
        <w:br w:type="textWrapping"/>
        <w:t xml:space="preserve">(988888) No responde</w:t>
      </w:r>
    </w:p>
    <w:p w:rsidR="00000000" w:rsidDel="00000000" w:rsidP="00000000" w:rsidRDefault="00000000" w:rsidRPr="00000000" w14:paraId="00000245">
      <w:pPr>
        <w:spacing w:after="40" w:before="40" w:lineRule="auto"/>
        <w:ind w:left="0" w:firstLine="0"/>
        <w:rPr>
          <w:b w:val="1"/>
          <w:bCs w:val="1"/>
        </w:rPr>
      </w:pPr>
      <w:r w:rsidDel="00000000" w:rsidR="00000000" w:rsidRPr="00000000">
        <w:rPr>
          <w:rtl w:val="0"/>
        </w:rPr>
      </w:r>
    </w:p>
    <w:p w:rsidR="00000000" w:rsidDel="00000000" w:rsidP="00000000" w:rsidRDefault="00000000" w:rsidRPr="00000000" w14:paraId="00000246">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47">
      <w:pPr>
        <w:pStyle w:val="Heading1"/>
        <w:rPr>
          <w:b w:val="1"/>
          <w:bCs w:val="1"/>
        </w:rPr>
      </w:pPr>
      <w:r w:rsidDel="00000000" w:rsidR="00000000" w:rsidRPr="00000000">
        <w:rPr>
          <w:rtl w:val="0"/>
        </w:rPr>
        <w:t xml:space="preserve">SECCIÓN D: POLÍTICA</w:t>
      </w:r>
      <w:r w:rsidDel="00000000" w:rsidR="00000000" w:rsidRPr="00000000">
        <w:rPr>
          <w:rtl w:val="0"/>
        </w:rPr>
      </w:r>
    </w:p>
    <w:p w:rsidR="00000000" w:rsidDel="00000000" w:rsidP="00000000" w:rsidRDefault="00000000" w:rsidRPr="00000000" w14:paraId="00000248">
      <w:pPr>
        <w:pStyle w:val="Heading1"/>
        <w:rPr/>
      </w:pPr>
      <w:r w:rsidDel="00000000" w:rsidR="00000000" w:rsidRPr="00000000">
        <w:rPr>
          <w:rtl w:val="0"/>
        </w:rPr>
      </w:r>
    </w:p>
    <w:p w:rsidR="00000000" w:rsidDel="00000000" w:rsidP="00000000" w:rsidRDefault="00000000" w:rsidRPr="00000000" w14:paraId="00000249">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4A">
      <w:pPr>
        <w:spacing w:after="60" w:before="120" w:lineRule="auto"/>
        <w:rPr/>
      </w:pPr>
      <w:r w:rsidDel="00000000" w:rsidR="00000000" w:rsidRPr="00000000">
        <w:rPr>
          <w:rFonts w:ascii="Arial" w:cs="Arial" w:eastAsia="Arial" w:hAnsi="Arial"/>
          <w:b w:val="1"/>
          <w:bCs w:val="1"/>
          <w:sz w:val="20"/>
          <w:szCs w:val="20"/>
          <w:rtl w:val="0"/>
        </w:rPr>
        <w:t xml:space="preserve">32. ¿Cómo se siente respecto a la relación actual entre el </w:t>
      </w:r>
      <w:r w:rsidDel="00000000" w:rsidR="00000000" w:rsidRPr="00000000">
        <w:rPr>
          <w:rFonts w:ascii="Arial" w:cs="Arial" w:eastAsia="Arial" w:hAnsi="Arial"/>
          <w:b w:val="1"/>
          <w:bCs w:val="1"/>
          <w:sz w:val="20"/>
          <w:szCs w:val="20"/>
          <w:rtl w:val="0"/>
        </w:rPr>
        <w:t xml:space="preserve">gobierno de </w:t>
      </w:r>
      <w:r w:rsidDel="00000000" w:rsidR="00000000" w:rsidRPr="00000000">
        <w:rPr>
          <w:b w:val="1"/>
          <w:bCs w:val="1"/>
          <w:rtl w:val="0"/>
        </w:rPr>
        <w:t xml:space="preserve">Delcy Rodríguez</w:t>
      </w:r>
      <w:r w:rsidDel="00000000" w:rsidR="00000000" w:rsidRPr="00000000">
        <w:rPr>
          <w:rFonts w:ascii="Arial" w:cs="Arial" w:eastAsia="Arial" w:hAnsi="Arial"/>
          <w:b w:val="1"/>
          <w:bCs w:val="1"/>
          <w:sz w:val="20"/>
          <w:szCs w:val="20"/>
          <w:rtl w:val="0"/>
        </w:rPr>
        <w:t xml:space="preserve"> y el gobierno de Donald Trump?</w:t>
      </w:r>
      <w:r w:rsidDel="00000000" w:rsidR="00000000" w:rsidRPr="00000000">
        <w:rPr>
          <w:rtl w:val="0"/>
        </w:rPr>
      </w:r>
    </w:p>
    <w:p w:rsidR="00000000" w:rsidDel="00000000" w:rsidP="00000000" w:rsidRDefault="00000000" w:rsidRPr="00000000" w14:paraId="0000024B">
      <w:pPr>
        <w:spacing w:after="40" w:before="40" w:lineRule="auto"/>
        <w:ind w:left="720" w:firstLine="0"/>
        <w:rPr/>
      </w:pPr>
      <w:r w:rsidDel="00000000" w:rsidR="00000000" w:rsidRPr="00000000">
        <w:rPr>
          <w:rFonts w:ascii="Arial" w:cs="Arial" w:eastAsia="Arial" w:hAnsi="Arial"/>
          <w:b w:val="1"/>
          <w:bCs w:val="1"/>
          <w:sz w:val="20"/>
          <w:szCs w:val="20"/>
          <w:rtl w:val="0"/>
        </w:rPr>
        <w:t xml:space="preserve">(1)  Muy favorable</w:t>
      </w:r>
      <w:r w:rsidDel="00000000" w:rsidR="00000000" w:rsidRPr="00000000">
        <w:rPr>
          <w:rtl w:val="0"/>
        </w:rPr>
      </w:r>
    </w:p>
    <w:p w:rsidR="00000000" w:rsidDel="00000000" w:rsidP="00000000" w:rsidRDefault="00000000" w:rsidRPr="00000000" w14:paraId="0000024C">
      <w:pPr>
        <w:spacing w:after="40" w:before="40" w:lineRule="auto"/>
        <w:ind w:left="720" w:firstLine="0"/>
        <w:rPr/>
      </w:pPr>
      <w:r w:rsidDel="00000000" w:rsidR="00000000" w:rsidRPr="00000000">
        <w:rPr>
          <w:rFonts w:ascii="Arial" w:cs="Arial" w:eastAsia="Arial" w:hAnsi="Arial"/>
          <w:b w:val="1"/>
          <w:bCs w:val="1"/>
          <w:sz w:val="20"/>
          <w:szCs w:val="20"/>
          <w:rtl w:val="0"/>
        </w:rPr>
        <w:t xml:space="preserve">(2)  Algo favorable</w:t>
      </w:r>
      <w:r w:rsidDel="00000000" w:rsidR="00000000" w:rsidRPr="00000000">
        <w:rPr>
          <w:rtl w:val="0"/>
        </w:rPr>
      </w:r>
    </w:p>
    <w:p w:rsidR="00000000" w:rsidDel="00000000" w:rsidP="00000000" w:rsidRDefault="00000000" w:rsidRPr="00000000" w14:paraId="0000024D">
      <w:pPr>
        <w:spacing w:after="40" w:before="40" w:lineRule="auto"/>
        <w:ind w:left="720" w:firstLine="0"/>
        <w:rPr/>
      </w:pPr>
      <w:r w:rsidDel="00000000" w:rsidR="00000000" w:rsidRPr="00000000">
        <w:rPr>
          <w:rFonts w:ascii="Arial" w:cs="Arial" w:eastAsia="Arial" w:hAnsi="Arial"/>
          <w:b w:val="1"/>
          <w:bCs w:val="1"/>
          <w:sz w:val="20"/>
          <w:szCs w:val="20"/>
          <w:rtl w:val="0"/>
        </w:rPr>
        <w:t xml:space="preserve">(3)  Algo desfavorable</w:t>
      </w:r>
      <w:r w:rsidDel="00000000" w:rsidR="00000000" w:rsidRPr="00000000">
        <w:rPr>
          <w:rtl w:val="0"/>
        </w:rPr>
      </w:r>
    </w:p>
    <w:p w:rsidR="00000000" w:rsidDel="00000000" w:rsidP="00000000" w:rsidRDefault="00000000" w:rsidRPr="00000000" w14:paraId="0000024E">
      <w:pPr>
        <w:spacing w:after="40" w:before="40" w:lineRule="auto"/>
        <w:ind w:left="720" w:firstLine="0"/>
        <w:rPr/>
      </w:pPr>
      <w:r w:rsidDel="00000000" w:rsidR="00000000" w:rsidRPr="00000000">
        <w:rPr>
          <w:rFonts w:ascii="Arial" w:cs="Arial" w:eastAsia="Arial" w:hAnsi="Arial"/>
          <w:b w:val="1"/>
          <w:bCs w:val="1"/>
          <w:sz w:val="20"/>
          <w:szCs w:val="20"/>
          <w:rtl w:val="0"/>
        </w:rPr>
        <w:t xml:space="preserve">(4)  Muy desfavorable</w:t>
      </w:r>
      <w:r w:rsidDel="00000000" w:rsidR="00000000" w:rsidRPr="00000000">
        <w:rPr>
          <w:rtl w:val="0"/>
        </w:rPr>
      </w:r>
    </w:p>
    <w:p w:rsidR="00000000" w:rsidDel="00000000" w:rsidP="00000000" w:rsidRDefault="00000000" w:rsidRPr="00000000" w14:paraId="0000024F">
      <w:pPr>
        <w:spacing w:after="40" w:before="40" w:lineRule="auto"/>
        <w:ind w:left="720" w:firstLine="0"/>
        <w:rPr/>
      </w:pPr>
      <w:r w:rsidDel="00000000" w:rsidR="00000000" w:rsidRPr="00000000">
        <w:rPr>
          <w:rFonts w:ascii="Arial" w:cs="Arial" w:eastAsia="Arial" w:hAnsi="Arial"/>
          <w:b w:val="1"/>
          <w:bCs w:val="1"/>
          <w:sz w:val="20"/>
          <w:szCs w:val="20"/>
          <w:rtl w:val="0"/>
        </w:rPr>
        <w:t xml:space="preserve">(5)  Sin opinión</w:t>
      </w:r>
      <w:r w:rsidDel="00000000" w:rsidR="00000000" w:rsidRPr="00000000">
        <w:rPr>
          <w:rtl w:val="0"/>
        </w:rPr>
      </w:r>
    </w:p>
    <w:p w:rsidR="00000000" w:rsidDel="00000000" w:rsidP="00000000" w:rsidRDefault="00000000" w:rsidRPr="00000000" w14:paraId="00000250">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251">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sdt>
      <w:sdtPr>
        <w:id w:val="-56666036"/>
        <w:tag w:val="goog_rdk_478"/>
      </w:sdtPr>
      <w:sdtContent>
        <w:p w:rsidR="00000000" w:rsidDel="00000000" w:rsidP="00000000" w:rsidRDefault="00000000" w:rsidRPr="00000000" w14:paraId="00000252">
          <w:pPr>
            <w:spacing w:after="60" w:before="120" w:lineRule="auto"/>
            <w:rPr>
              <w:del w:author="Dorothy Jane Bridges Kronick" w:id="75" w:date="2026-04-29T21:32:19Z"/>
            </w:rPr>
          </w:pPr>
          <w:sdt>
            <w:sdtPr>
              <w:id w:val="1491740013"/>
              <w:tag w:val="goog_rdk_477"/>
            </w:sdtPr>
            <w:sdtContent>
              <w:del w:author="Dorothy Jane Bridges Kronick" w:id="75" w:date="2026-04-29T21:32:19Z">
                <w:r w:rsidDel="00000000" w:rsidR="00000000" w:rsidRPr="00000000">
                  <w:rPr>
                    <w:rFonts w:ascii="Arial" w:cs="Arial" w:eastAsia="Arial" w:hAnsi="Arial"/>
                    <w:b w:val="1"/>
                    <w:bCs w:val="1"/>
                    <w:sz w:val="20"/>
                    <w:szCs w:val="20"/>
                    <w:rtl w:val="0"/>
                  </w:rPr>
                  <w:delText xml:space="preserve">32b. En su opinión, ¿los Estados Unidos tienen actualmente demasiada influencia, la cantidad adecuada de influencia, o </w:delText>
                </w:r>
                <w:r w:rsidDel="00000000" w:rsidR="00000000" w:rsidRPr="00000000">
                  <w:rPr>
                    <w:b w:val="1"/>
                    <w:bCs w:val="1"/>
                    <w:rtl w:val="0"/>
                  </w:rPr>
                  <w:delText xml:space="preserve">insuficiente</w:delText>
                </w:r>
                <w:r w:rsidDel="00000000" w:rsidR="00000000" w:rsidRPr="00000000">
                  <w:rPr>
                    <w:rFonts w:ascii="Arial" w:cs="Arial" w:eastAsia="Arial" w:hAnsi="Arial"/>
                    <w:b w:val="1"/>
                    <w:bCs w:val="1"/>
                    <w:sz w:val="20"/>
                    <w:szCs w:val="20"/>
                    <w:rtl w:val="0"/>
                  </w:rPr>
                  <w:delText xml:space="preserve"> influencia sobre lo que ocurre en Venezuela?</w:delText>
                </w:r>
                <w:r w:rsidDel="00000000" w:rsidR="00000000" w:rsidRPr="00000000">
                  <w:rPr>
                    <w:rtl w:val="0"/>
                  </w:rPr>
                </w:r>
              </w:del>
            </w:sdtContent>
          </w:sdt>
        </w:p>
      </w:sdtContent>
    </w:sdt>
    <w:sdt>
      <w:sdtPr>
        <w:id w:val="575801941"/>
        <w:tag w:val="goog_rdk_480"/>
      </w:sdtPr>
      <w:sdtContent>
        <w:p w:rsidR="00000000" w:rsidDel="00000000" w:rsidP="00000000" w:rsidRDefault="00000000" w:rsidRPr="00000000" w14:paraId="00000253">
          <w:pPr>
            <w:spacing w:after="40" w:before="40" w:lineRule="auto"/>
            <w:ind w:left="720" w:firstLine="0"/>
            <w:rPr>
              <w:del w:author="Dorothy Jane Bridges Kronick" w:id="75" w:date="2026-04-29T21:32:19Z"/>
            </w:rPr>
          </w:pPr>
          <w:sdt>
            <w:sdtPr>
              <w:id w:val="285541261"/>
              <w:tag w:val="goog_rdk_479"/>
            </w:sdtPr>
            <w:sdtContent>
              <w:del w:author="Dorothy Jane Bridges Kronick" w:id="75" w:date="2026-04-29T21:32:19Z">
                <w:r w:rsidDel="00000000" w:rsidR="00000000" w:rsidRPr="00000000">
                  <w:rPr>
                    <w:rFonts w:ascii="Arial" w:cs="Arial" w:eastAsia="Arial" w:hAnsi="Arial"/>
                    <w:b w:val="1"/>
                    <w:bCs w:val="1"/>
                    <w:sz w:val="20"/>
                    <w:szCs w:val="20"/>
                    <w:rtl w:val="0"/>
                  </w:rPr>
                  <w:delText xml:space="preserve">(1)  Demasiada influencia</w:delText>
                </w:r>
                <w:r w:rsidDel="00000000" w:rsidR="00000000" w:rsidRPr="00000000">
                  <w:rPr>
                    <w:rtl w:val="0"/>
                  </w:rPr>
                </w:r>
              </w:del>
            </w:sdtContent>
          </w:sdt>
        </w:p>
      </w:sdtContent>
    </w:sdt>
    <w:sdt>
      <w:sdtPr>
        <w:id w:val="-259960029"/>
        <w:tag w:val="goog_rdk_482"/>
      </w:sdtPr>
      <w:sdtContent>
        <w:p w:rsidR="00000000" w:rsidDel="00000000" w:rsidP="00000000" w:rsidRDefault="00000000" w:rsidRPr="00000000" w14:paraId="00000254">
          <w:pPr>
            <w:spacing w:after="40" w:before="40" w:lineRule="auto"/>
            <w:ind w:left="720" w:firstLine="0"/>
            <w:rPr>
              <w:del w:author="Dorothy Jane Bridges Kronick" w:id="75" w:date="2026-04-29T21:32:19Z"/>
            </w:rPr>
          </w:pPr>
          <w:sdt>
            <w:sdtPr>
              <w:id w:val="1937448891"/>
              <w:tag w:val="goog_rdk_481"/>
            </w:sdtPr>
            <w:sdtContent>
              <w:del w:author="Dorothy Jane Bridges Kronick" w:id="75" w:date="2026-04-29T21:32:19Z">
                <w:r w:rsidDel="00000000" w:rsidR="00000000" w:rsidRPr="00000000">
                  <w:rPr>
                    <w:rFonts w:ascii="Arial" w:cs="Arial" w:eastAsia="Arial" w:hAnsi="Arial"/>
                    <w:b w:val="1"/>
                    <w:bCs w:val="1"/>
                    <w:sz w:val="20"/>
                    <w:szCs w:val="20"/>
                    <w:rtl w:val="0"/>
                  </w:rPr>
                  <w:delText xml:space="preserve">(2)  Algo demasiada influencia</w:delText>
                </w:r>
                <w:r w:rsidDel="00000000" w:rsidR="00000000" w:rsidRPr="00000000">
                  <w:rPr>
                    <w:rtl w:val="0"/>
                  </w:rPr>
                </w:r>
              </w:del>
            </w:sdtContent>
          </w:sdt>
        </w:p>
      </w:sdtContent>
    </w:sdt>
    <w:sdt>
      <w:sdtPr>
        <w:id w:val="1467796445"/>
        <w:tag w:val="goog_rdk_484"/>
      </w:sdtPr>
      <w:sdtContent>
        <w:p w:rsidR="00000000" w:rsidDel="00000000" w:rsidP="00000000" w:rsidRDefault="00000000" w:rsidRPr="00000000" w14:paraId="00000255">
          <w:pPr>
            <w:spacing w:after="40" w:before="40" w:lineRule="auto"/>
            <w:ind w:left="720" w:firstLine="0"/>
            <w:rPr>
              <w:del w:author="Dorothy Jane Bridges Kronick" w:id="75" w:date="2026-04-29T21:32:19Z"/>
            </w:rPr>
          </w:pPr>
          <w:sdt>
            <w:sdtPr>
              <w:id w:val="-436636111"/>
              <w:tag w:val="goog_rdk_483"/>
            </w:sdtPr>
            <w:sdtContent>
              <w:del w:author="Dorothy Jane Bridges Kronick" w:id="75" w:date="2026-04-29T21:32:19Z">
                <w:r w:rsidDel="00000000" w:rsidR="00000000" w:rsidRPr="00000000">
                  <w:rPr>
                    <w:rFonts w:ascii="Arial" w:cs="Arial" w:eastAsia="Arial" w:hAnsi="Arial"/>
                    <w:b w:val="1"/>
                    <w:bCs w:val="1"/>
                    <w:sz w:val="20"/>
                    <w:szCs w:val="20"/>
                    <w:rtl w:val="0"/>
                  </w:rPr>
                  <w:delText xml:space="preserve">(3)  Aproximadamente la cantidad adecuada de influencia</w:delText>
                </w:r>
                <w:r w:rsidDel="00000000" w:rsidR="00000000" w:rsidRPr="00000000">
                  <w:rPr>
                    <w:rtl w:val="0"/>
                  </w:rPr>
                </w:r>
              </w:del>
            </w:sdtContent>
          </w:sdt>
        </w:p>
      </w:sdtContent>
    </w:sdt>
    <w:sdt>
      <w:sdtPr>
        <w:id w:val="130332470"/>
        <w:tag w:val="goog_rdk_486"/>
      </w:sdtPr>
      <w:sdtContent>
        <w:p w:rsidR="00000000" w:rsidDel="00000000" w:rsidP="00000000" w:rsidRDefault="00000000" w:rsidRPr="00000000" w14:paraId="00000256">
          <w:pPr>
            <w:spacing w:after="40" w:before="40" w:lineRule="auto"/>
            <w:ind w:left="720" w:firstLine="0"/>
            <w:rPr>
              <w:del w:author="Dorothy Jane Bridges Kronick" w:id="75" w:date="2026-04-29T21:32:19Z"/>
            </w:rPr>
          </w:pPr>
          <w:sdt>
            <w:sdtPr>
              <w:id w:val="-427396004"/>
              <w:tag w:val="goog_rdk_485"/>
            </w:sdtPr>
            <w:sdtContent>
              <w:del w:author="Dorothy Jane Bridges Kronick" w:id="75" w:date="2026-04-29T21:32:19Z">
                <w:r w:rsidDel="00000000" w:rsidR="00000000" w:rsidRPr="00000000">
                  <w:rPr>
                    <w:rFonts w:ascii="Arial" w:cs="Arial" w:eastAsia="Arial" w:hAnsi="Arial"/>
                    <w:b w:val="1"/>
                    <w:bCs w:val="1"/>
                    <w:sz w:val="20"/>
                    <w:szCs w:val="20"/>
                    <w:rtl w:val="0"/>
                  </w:rPr>
                  <w:delText xml:space="preserve">(4)  </w:delText>
                </w:r>
                <w:r w:rsidDel="00000000" w:rsidR="00000000" w:rsidRPr="00000000">
                  <w:rPr>
                    <w:b w:val="1"/>
                    <w:bCs w:val="1"/>
                    <w:rtl w:val="0"/>
                  </w:rPr>
                  <w:delText xml:space="preserve">Insuficiente</w:delText>
                </w:r>
                <w:r w:rsidDel="00000000" w:rsidR="00000000" w:rsidRPr="00000000">
                  <w:rPr>
                    <w:rFonts w:ascii="Arial" w:cs="Arial" w:eastAsia="Arial" w:hAnsi="Arial"/>
                    <w:b w:val="1"/>
                    <w:bCs w:val="1"/>
                    <w:sz w:val="20"/>
                    <w:szCs w:val="20"/>
                    <w:rtl w:val="0"/>
                  </w:rPr>
                  <w:delText xml:space="preserve"> influencia</w:delText>
                </w:r>
                <w:r w:rsidDel="00000000" w:rsidR="00000000" w:rsidRPr="00000000">
                  <w:rPr>
                    <w:rtl w:val="0"/>
                  </w:rPr>
                </w:r>
              </w:del>
            </w:sdtContent>
          </w:sdt>
        </w:p>
      </w:sdtContent>
    </w:sdt>
    <w:sdt>
      <w:sdtPr>
        <w:id w:val="1153009868"/>
        <w:tag w:val="goog_rdk_488"/>
      </w:sdtPr>
      <w:sdtContent>
        <w:p w:rsidR="00000000" w:rsidDel="00000000" w:rsidP="00000000" w:rsidRDefault="00000000" w:rsidRPr="00000000" w14:paraId="00000257">
          <w:pPr>
            <w:spacing w:after="40" w:before="40" w:lineRule="auto"/>
            <w:ind w:left="720" w:firstLine="0"/>
            <w:rPr>
              <w:del w:author="Dorothy Jane Bridges Kronick" w:id="75" w:date="2026-04-29T21:32:19Z"/>
            </w:rPr>
          </w:pPr>
          <w:sdt>
            <w:sdtPr>
              <w:id w:val="1426469749"/>
              <w:tag w:val="goog_rdk_487"/>
            </w:sdtPr>
            <w:sdtContent>
              <w:del w:author="Dorothy Jane Bridges Kronick" w:id="75" w:date="2026-04-29T21:32:19Z">
                <w:r w:rsidDel="00000000" w:rsidR="00000000" w:rsidRPr="00000000">
                  <w:rPr>
                    <w:rFonts w:ascii="Arial" w:cs="Arial" w:eastAsia="Arial" w:hAnsi="Arial"/>
                    <w:b w:val="1"/>
                    <w:bCs w:val="1"/>
                    <w:sz w:val="20"/>
                    <w:szCs w:val="20"/>
                    <w:rtl w:val="0"/>
                  </w:rPr>
                  <w:delText xml:space="preserve">(5)  Muy poca influencia</w:delText>
                </w:r>
                <w:r w:rsidDel="00000000" w:rsidR="00000000" w:rsidRPr="00000000">
                  <w:rPr>
                    <w:rtl w:val="0"/>
                  </w:rPr>
                </w:r>
              </w:del>
            </w:sdtContent>
          </w:sdt>
        </w:p>
      </w:sdtContent>
    </w:sdt>
    <w:sdt>
      <w:sdtPr>
        <w:id w:val="-769292523"/>
        <w:tag w:val="goog_rdk_490"/>
      </w:sdtPr>
      <w:sdtContent>
        <w:p w:rsidR="00000000" w:rsidDel="00000000" w:rsidP="00000000" w:rsidRDefault="00000000" w:rsidRPr="00000000" w14:paraId="00000258">
          <w:pPr>
            <w:spacing w:after="40" w:before="40" w:lineRule="auto"/>
            <w:ind w:left="720" w:firstLine="0"/>
            <w:rPr>
              <w:del w:author="Dorothy Jane Bridges Kronick" w:id="75" w:date="2026-04-29T21:32:19Z"/>
            </w:rPr>
          </w:pPr>
          <w:sdt>
            <w:sdtPr>
              <w:id w:val="-364133594"/>
              <w:tag w:val="goog_rdk_489"/>
            </w:sdtPr>
            <w:sdtContent>
              <w:del w:author="Dorothy Jane Bridges Kronick" w:id="75" w:date="2026-04-29T21:32:19Z">
                <w:r w:rsidDel="00000000" w:rsidR="00000000" w:rsidRPr="00000000">
                  <w:rPr>
                    <w:rFonts w:ascii="Arial" w:cs="Arial" w:eastAsia="Arial" w:hAnsi="Arial"/>
                    <w:b w:val="1"/>
                    <w:bCs w:val="1"/>
                    <w:sz w:val="20"/>
                    <w:szCs w:val="20"/>
                    <w:rtl w:val="0"/>
                  </w:rPr>
                  <w:delText xml:space="preserve">(888888)  No sabe  [NO LEER]</w:delText>
                </w:r>
                <w:r w:rsidDel="00000000" w:rsidR="00000000" w:rsidRPr="00000000">
                  <w:rPr>
                    <w:rtl w:val="0"/>
                  </w:rPr>
                </w:r>
              </w:del>
            </w:sdtContent>
          </w:sdt>
        </w:p>
      </w:sdtContent>
    </w:sdt>
    <w:p w:rsidR="00000000" w:rsidDel="00000000" w:rsidP="00000000" w:rsidRDefault="00000000" w:rsidRPr="00000000" w14:paraId="00000259">
      <w:pPr>
        <w:spacing w:after="40" w:before="40" w:lineRule="auto"/>
        <w:ind w:left="720" w:firstLine="0"/>
        <w:rPr>
          <w:rFonts w:ascii="Arial" w:cs="Arial" w:eastAsia="Arial" w:hAnsi="Arial"/>
          <w:b w:val="1"/>
          <w:bCs w:val="1"/>
          <w:sz w:val="20"/>
          <w:szCs w:val="20"/>
        </w:rPr>
      </w:pPr>
      <w:sdt>
        <w:sdtPr>
          <w:id w:val="1232064116"/>
          <w:tag w:val="goog_rdk_491"/>
        </w:sdtPr>
        <w:sdtContent>
          <w:del w:author="Dorothy Jane Bridges Kronick" w:id="75" w:date="2026-04-29T21:32:19Z">
            <w:r w:rsidDel="00000000" w:rsidR="00000000" w:rsidRPr="00000000">
              <w:rPr>
                <w:rFonts w:ascii="Arial" w:cs="Arial" w:eastAsia="Arial" w:hAnsi="Arial"/>
                <w:b w:val="1"/>
                <w:bCs w:val="1"/>
                <w:sz w:val="20"/>
                <w:szCs w:val="20"/>
                <w:rtl w:val="0"/>
              </w:rPr>
              <w:delText xml:space="preserve">(988888)  No responde  [NO LEER]</w:delText>
            </w:r>
          </w:del>
        </w:sdtContent>
      </w:sdt>
      <w:r w:rsidDel="00000000" w:rsidR="00000000" w:rsidRPr="00000000">
        <w:rPr>
          <w:rtl w:val="0"/>
        </w:rPr>
      </w:r>
    </w:p>
    <w:sdt>
      <w:sdtPr>
        <w:id w:val="-307322767"/>
        <w:tag w:val="goog_rdk_494"/>
      </w:sdtPr>
      <w:sdtContent>
        <w:p w:rsidR="00000000" w:rsidDel="00000000" w:rsidP="00000000" w:rsidRDefault="00000000" w:rsidRPr="00000000" w14:paraId="0000025A">
          <w:pPr>
            <w:spacing w:after="40" w:before="40" w:lineRule="auto"/>
            <w:ind w:left="0" w:firstLine="0"/>
            <w:rPr>
              <w:del w:author="Dorothy Jane Bridges Kronick" w:id="76" w:date="2026-04-29T21:33:27Z"/>
              <w:b w:val="1"/>
              <w:bCs w:val="1"/>
            </w:rPr>
          </w:pPr>
          <w:sdt>
            <w:sdtPr>
              <w:id w:val="456460199"/>
              <w:tag w:val="goog_rdk_493"/>
            </w:sdtPr>
            <w:sdtContent>
              <w:del w:author="Dorothy Jane Bridges Kronick" w:id="76" w:date="2026-04-29T21:33:27Z">
                <w:r w:rsidDel="00000000" w:rsidR="00000000" w:rsidRPr="00000000">
                  <w:rPr>
                    <w:rtl w:val="0"/>
                  </w:rPr>
                </w:r>
              </w:del>
            </w:sdtContent>
          </w:sdt>
        </w:p>
      </w:sdtContent>
    </w:sdt>
    <w:sdt>
      <w:sdtPr>
        <w:id w:val="119131760"/>
        <w:tag w:val="goog_rdk_497"/>
      </w:sdtPr>
      <w:sdtContent>
        <w:p w:rsidR="00000000" w:rsidDel="00000000" w:rsidP="00000000" w:rsidRDefault="00000000" w:rsidRPr="00000000" w14:paraId="0000025B">
          <w:pPr>
            <w:spacing w:after="60" w:before="120" w:lineRule="auto"/>
            <w:rPr>
              <w:del w:author="Dorothy Jane Bridges Kronick" w:id="76" w:date="2026-04-29T21:33:27Z"/>
              <w:rFonts w:ascii="Roboto" w:cs="Roboto" w:eastAsia="Roboto" w:hAnsi="Roboto"/>
              <w:color w:val="444746"/>
              <w:sz w:val="21"/>
              <w:szCs w:val="21"/>
            </w:rPr>
          </w:pPr>
          <w:sdt>
            <w:sdtPr>
              <w:id w:val="283336570"/>
              <w:tag w:val="goog_rdk_495"/>
            </w:sdtPr>
            <w:sdtContent>
              <w:del w:author="Dorothy Jane Bridges Kronick" w:id="76" w:date="2026-04-29T21:33:27Z">
                <w:r w:rsidDel="00000000" w:rsidR="00000000" w:rsidRPr="00000000">
                  <w:rPr>
                    <w:rFonts w:ascii="Arial" w:cs="Arial" w:eastAsia="Arial" w:hAnsi="Arial"/>
                    <w:b w:val="1"/>
                    <w:bCs w:val="1"/>
                    <w:sz w:val="20"/>
                    <w:szCs w:val="20"/>
                    <w:rtl w:val="0"/>
                  </w:rPr>
                  <w:delText xml:space="preserve">32c.</w:delText>
                </w:r>
              </w:del>
              <w:sdt>
                <w:sdtPr>
                  <w:id w:val="2070613277"/>
                  <w:tag w:val="goog_rdk_496"/>
                </w:sdtPr>
                <w:sdtContent>
                  <w:commentRangeStart w:id="38"/>
                </w:sdtContent>
              </w:sdt>
              <w:del w:author="Dorothy Jane Bridges Kronick" w:id="76" w:date="2026-04-29T21:33:27Z">
                <w:r w:rsidDel="00000000" w:rsidR="00000000" w:rsidRPr="00000000">
                  <w:rPr>
                    <w:rFonts w:ascii="Arial" w:cs="Arial" w:eastAsia="Arial" w:hAnsi="Arial"/>
                    <w:b w:val="1"/>
                    <w:bCs w:val="1"/>
                    <w:sz w:val="20"/>
                    <w:szCs w:val="20"/>
                    <w:rtl w:val="0"/>
                  </w:rPr>
                  <w:delText xml:space="preserve">AL GRUPO B</w:delText>
                </w:r>
                <w:commentRangeEnd w:id="38"/>
                <w:r w:rsidDel="00000000" w:rsidR="00000000" w:rsidRPr="00000000">
                  <w:commentReference w:id="38"/>
                </w:r>
                <w:r w:rsidDel="00000000" w:rsidR="00000000" w:rsidRPr="00000000">
                  <w:rPr>
                    <w:rFonts w:ascii="Arial" w:cs="Arial" w:eastAsia="Arial" w:hAnsi="Arial"/>
                    <w:b w:val="1"/>
                    <w:bCs w:val="1"/>
                    <w:sz w:val="20"/>
                    <w:szCs w:val="20"/>
                    <w:rtl w:val="0"/>
                  </w:rPr>
                  <w:delText xml:space="preserve">]</w:delText>
                </w:r>
                <w:r w:rsidDel="00000000" w:rsidR="00000000" w:rsidRPr="00000000">
                  <w:rPr>
                    <w:rtl w:val="0"/>
                  </w:rPr>
                  <w:delText xml:space="preserve"> </w:delText>
                </w:r>
                <w:r w:rsidDel="00000000" w:rsidR="00000000" w:rsidRPr="00000000">
                  <w:rPr>
                    <w:rFonts w:ascii="Roboto" w:cs="Roboto" w:eastAsia="Roboto" w:hAnsi="Roboto"/>
                    <w:color w:val="444746"/>
                    <w:sz w:val="21"/>
                    <w:szCs w:val="21"/>
                    <w:rtl w:val="0"/>
                  </w:rPr>
                  <w:delText xml:space="preserve">Con cuál de las siguientes frases estaría usted de acuerdo:</w:delText>
                </w:r>
              </w:del>
            </w:sdtContent>
          </w:sdt>
        </w:p>
      </w:sdtContent>
    </w:sdt>
    <w:sdt>
      <w:sdtPr>
        <w:id w:val="1643970179"/>
        <w:tag w:val="goog_rdk_499"/>
      </w:sdtPr>
      <w:sdtContent>
        <w:p w:rsidR="00000000" w:rsidDel="00000000" w:rsidP="00000000" w:rsidRDefault="00000000" w:rsidRPr="00000000" w14:paraId="0000025C">
          <w:pPr>
            <w:spacing w:after="40" w:before="40" w:lineRule="auto"/>
            <w:ind w:left="720" w:firstLine="0"/>
            <w:rPr>
              <w:del w:author="Dorothy Jane Bridges Kronick" w:id="76" w:date="2026-04-29T21:33:27Z"/>
              <w:rFonts w:ascii="Roboto" w:cs="Roboto" w:eastAsia="Roboto" w:hAnsi="Roboto"/>
              <w:color w:val="444746"/>
              <w:sz w:val="21"/>
              <w:szCs w:val="21"/>
            </w:rPr>
          </w:pPr>
          <w:sdt>
            <w:sdtPr>
              <w:id w:val="-1592437082"/>
              <w:tag w:val="goog_rdk_498"/>
            </w:sdtPr>
            <w:sdtContent>
              <w:del w:author="Dorothy Jane Bridges Kronick" w:id="76" w:date="2026-04-29T21:33:27Z">
                <w:r w:rsidDel="00000000" w:rsidR="00000000" w:rsidRPr="00000000">
                  <w:rPr>
                    <w:rFonts w:ascii="Roboto" w:cs="Roboto" w:eastAsia="Roboto" w:hAnsi="Roboto"/>
                    <w:color w:val="444746"/>
                    <w:sz w:val="21"/>
                    <w:szCs w:val="21"/>
                    <w:rtl w:val="0"/>
                  </w:rPr>
                  <w:delText xml:space="preserve">1. EEUU debe levantar las sanciones económicas a Venezuela y mantener supervisión sobre el sector petrolero.</w:delText>
                </w:r>
              </w:del>
            </w:sdtContent>
          </w:sdt>
        </w:p>
      </w:sdtContent>
    </w:sdt>
    <w:sdt>
      <w:sdtPr>
        <w:id w:val="568117158"/>
        <w:tag w:val="goog_rdk_501"/>
      </w:sdtPr>
      <w:sdtContent>
        <w:p w:rsidR="00000000" w:rsidDel="00000000" w:rsidP="00000000" w:rsidRDefault="00000000" w:rsidRPr="00000000" w14:paraId="0000025D">
          <w:pPr>
            <w:spacing w:after="40" w:before="40" w:lineRule="auto"/>
            <w:ind w:left="720" w:firstLine="0"/>
            <w:rPr>
              <w:del w:author="Dorothy Jane Bridges Kronick" w:id="76" w:date="2026-04-29T21:33:27Z"/>
              <w:rFonts w:ascii="Roboto" w:cs="Roboto" w:eastAsia="Roboto" w:hAnsi="Roboto"/>
              <w:color w:val="444746"/>
              <w:sz w:val="21"/>
              <w:szCs w:val="21"/>
            </w:rPr>
          </w:pPr>
          <w:sdt>
            <w:sdtPr>
              <w:id w:val="1566358110"/>
              <w:tag w:val="goog_rdk_500"/>
            </w:sdtPr>
            <w:sdtContent>
              <w:del w:author="Dorothy Jane Bridges Kronick" w:id="76" w:date="2026-04-29T21:33:27Z">
                <w:r w:rsidDel="00000000" w:rsidR="00000000" w:rsidRPr="00000000">
                  <w:rPr>
                    <w:rFonts w:ascii="Roboto" w:cs="Roboto" w:eastAsia="Roboto" w:hAnsi="Roboto"/>
                    <w:color w:val="444746"/>
                    <w:sz w:val="21"/>
                    <w:szCs w:val="21"/>
                    <w:rtl w:val="0"/>
                  </w:rPr>
                  <w:delText xml:space="preserve">2. EEUU debe levantar completamente las sanciones económicas a Venezuela a condición de que haya elecciones libres.</w:delText>
                </w:r>
              </w:del>
            </w:sdtContent>
          </w:sdt>
        </w:p>
      </w:sdtContent>
    </w:sdt>
    <w:sdt>
      <w:sdtPr>
        <w:id w:val="1620714554"/>
        <w:tag w:val="goog_rdk_503"/>
      </w:sdtPr>
      <w:sdtContent>
        <w:p w:rsidR="00000000" w:rsidDel="00000000" w:rsidP="00000000" w:rsidRDefault="00000000" w:rsidRPr="00000000" w14:paraId="0000025E">
          <w:pPr>
            <w:spacing w:after="40" w:before="40" w:lineRule="auto"/>
            <w:ind w:left="720" w:firstLine="0"/>
            <w:rPr>
              <w:del w:author="Dorothy Jane Bridges Kronick" w:id="76" w:date="2026-04-29T21:33:27Z"/>
              <w:rFonts w:ascii="Roboto" w:cs="Roboto" w:eastAsia="Roboto" w:hAnsi="Roboto"/>
              <w:color w:val="444746"/>
              <w:sz w:val="21"/>
              <w:szCs w:val="21"/>
            </w:rPr>
          </w:pPr>
          <w:sdt>
            <w:sdtPr>
              <w:id w:val="2071818044"/>
              <w:tag w:val="goog_rdk_502"/>
            </w:sdtPr>
            <w:sdtContent>
              <w:del w:author="Dorothy Jane Bridges Kronick" w:id="76" w:date="2026-04-29T21:33:27Z">
                <w:r w:rsidDel="00000000" w:rsidR="00000000" w:rsidRPr="00000000">
                  <w:rPr>
                    <w:rFonts w:ascii="Roboto" w:cs="Roboto" w:eastAsia="Roboto" w:hAnsi="Roboto"/>
                    <w:color w:val="444746"/>
                    <w:sz w:val="21"/>
                    <w:szCs w:val="21"/>
                    <w:rtl w:val="0"/>
                  </w:rPr>
                  <w:delText xml:space="preserve">3. EEUU debe levantar sanciones económicas a Venezuela solo cuando se hayan liberado a todos los presos políticos.</w:delText>
                </w:r>
              </w:del>
            </w:sdtContent>
          </w:sdt>
        </w:p>
      </w:sdtContent>
    </w:sdt>
    <w:p w:rsidR="00000000" w:rsidDel="00000000" w:rsidP="00000000" w:rsidRDefault="00000000" w:rsidRPr="00000000" w14:paraId="0000025F">
      <w:pPr>
        <w:spacing w:after="40" w:before="40" w:lineRule="auto"/>
        <w:ind w:left="720" w:firstLine="0"/>
        <w:rPr>
          <w:b w:val="1"/>
          <w:bCs w:val="1"/>
          <w:smallCaps w:val="1"/>
          <w:color w:val="333333"/>
          <w:sz w:val="18"/>
          <w:szCs w:val="18"/>
        </w:rPr>
      </w:pPr>
      <w:sdt>
        <w:sdtPr>
          <w:id w:val="-1601977727"/>
          <w:tag w:val="goog_rdk_504"/>
        </w:sdtPr>
        <w:sdtContent>
          <w:del w:author="Dorothy Jane Bridges Kronick" w:id="76" w:date="2026-04-29T21:33:27Z">
            <w:r w:rsidDel="00000000" w:rsidR="00000000" w:rsidRPr="00000000">
              <w:rPr>
                <w:rFonts w:ascii="Roboto" w:cs="Roboto" w:eastAsia="Roboto" w:hAnsi="Roboto"/>
                <w:color w:val="444746"/>
                <w:sz w:val="21"/>
                <w:szCs w:val="21"/>
                <w:rtl w:val="0"/>
              </w:rPr>
              <w:delText xml:space="preserve">4. EEUU debe levantar las sanciones económicas a Venezuela sin ninguna condición.</w:delText>
            </w:r>
          </w:del>
        </w:sdtContent>
      </w:sdt>
      <w:r w:rsidDel="00000000" w:rsidR="00000000" w:rsidRPr="00000000">
        <w:rPr>
          <w:rtl w:val="0"/>
        </w:rPr>
      </w:r>
    </w:p>
    <w:p w:rsidR="00000000" w:rsidDel="00000000" w:rsidP="00000000" w:rsidRDefault="00000000" w:rsidRPr="00000000" w14:paraId="00000260">
      <w:pPr>
        <w:spacing w:after="60" w:before="120" w:lineRule="auto"/>
        <w:rPr>
          <w:b w:val="1"/>
          <w:bCs w:val="1"/>
        </w:rPr>
      </w:pPr>
      <w:r w:rsidDel="00000000" w:rsidR="00000000" w:rsidRPr="00000000">
        <w:rPr>
          <w:rtl w:val="0"/>
        </w:rPr>
      </w:r>
    </w:p>
    <w:sdt>
      <w:sdtPr>
        <w:id w:val="2097535369"/>
        <w:tag w:val="goog_rdk_507"/>
      </w:sdtPr>
      <w:sdtContent>
        <w:p w:rsidR="00000000" w:rsidDel="00000000" w:rsidP="00000000" w:rsidRDefault="00000000" w:rsidRPr="00000000" w14:paraId="00000261">
          <w:pPr>
            <w:spacing w:after="240" w:before="240" w:lineRule="auto"/>
            <w:rPr>
              <w:del w:author="Dorothy Jane Bridges Kronick" w:id="77" w:date="2026-04-29T21:33:49Z"/>
              <w:b w:val="1"/>
              <w:bCs w:val="1"/>
            </w:rPr>
          </w:pPr>
          <w:sdt>
            <w:sdtPr>
              <w:id w:val="986154129"/>
              <w:tag w:val="goog_rdk_506"/>
            </w:sdtPr>
            <w:sdtContent>
              <w:del w:author="Dorothy Jane Bridges Kronick" w:id="77" w:date="2026-04-29T21:33:49Z">
                <w:r w:rsidDel="00000000" w:rsidR="00000000" w:rsidRPr="00000000">
                  <w:rPr>
                    <w:b w:val="1"/>
                    <w:bCs w:val="1"/>
                    <w:rtl w:val="0"/>
                  </w:rPr>
                  <w:delText xml:space="preserve">¿Cuál de las siguientes opciones se acerca más a su opinión sobre las sanciones petroleras de Estados Unidos contra Venezuela?</w:delText>
                </w:r>
              </w:del>
            </w:sdtContent>
          </w:sdt>
        </w:p>
      </w:sdtContent>
    </w:sdt>
    <w:sdt>
      <w:sdtPr>
        <w:id w:val="-1546930123"/>
        <w:tag w:val="goog_rdk_509"/>
      </w:sdtPr>
      <w:sdtContent>
        <w:p w:rsidR="00000000" w:rsidDel="00000000" w:rsidP="00000000" w:rsidRDefault="00000000" w:rsidRPr="00000000" w14:paraId="00000262">
          <w:pPr>
            <w:numPr>
              <w:ilvl w:val="0"/>
              <w:numId w:val="2"/>
            </w:numPr>
            <w:spacing w:after="0" w:afterAutospacing="0" w:before="240" w:lineRule="auto"/>
            <w:ind w:left="720" w:hanging="360"/>
            <w:rPr>
              <w:del w:author="Dorothy Jane Bridges Kronick" w:id="77" w:date="2026-04-29T21:33:49Z"/>
              <w:b w:val="1"/>
              <w:bCs w:val="1"/>
            </w:rPr>
          </w:pPr>
          <w:sdt>
            <w:sdtPr>
              <w:id w:val="-264756068"/>
              <w:tag w:val="goog_rdk_508"/>
            </w:sdtPr>
            <w:sdtContent>
              <w:del w:author="Dorothy Jane Bridges Kronick" w:id="77" w:date="2026-04-29T21:33:49Z">
                <w:r w:rsidDel="00000000" w:rsidR="00000000" w:rsidRPr="00000000">
                  <w:rPr>
                    <w:b w:val="1"/>
                    <w:bCs w:val="1"/>
                    <w:rtl w:val="0"/>
                  </w:rPr>
                  <w:delText xml:space="preserve">Estados Unidos debería levantar todas las sanciones petroleras sin ninguna condición.</w:delText>
                </w:r>
              </w:del>
            </w:sdtContent>
          </w:sdt>
        </w:p>
      </w:sdtContent>
    </w:sdt>
    <w:sdt>
      <w:sdtPr>
        <w:id w:val="1606200189"/>
        <w:tag w:val="goog_rdk_511"/>
      </w:sdtPr>
      <w:sdtContent>
        <w:p w:rsidR="00000000" w:rsidDel="00000000" w:rsidP="00000000" w:rsidRDefault="00000000" w:rsidRPr="00000000" w14:paraId="00000263">
          <w:pPr>
            <w:numPr>
              <w:ilvl w:val="0"/>
              <w:numId w:val="2"/>
            </w:numPr>
            <w:spacing w:after="0" w:afterAutospacing="0" w:before="0" w:beforeAutospacing="0" w:lineRule="auto"/>
            <w:ind w:left="720" w:hanging="360"/>
            <w:rPr>
              <w:del w:author="Dorothy Jane Bridges Kronick" w:id="77" w:date="2026-04-29T21:33:49Z"/>
              <w:b w:val="1"/>
              <w:bCs w:val="1"/>
            </w:rPr>
          </w:pPr>
          <w:sdt>
            <w:sdtPr>
              <w:id w:val="387029135"/>
              <w:tag w:val="goog_rdk_510"/>
            </w:sdtPr>
            <w:sdtContent>
              <w:del w:author="Dorothy Jane Bridges Kronick" w:id="77" w:date="2026-04-29T21:33:49Z">
                <w:r w:rsidDel="00000000" w:rsidR="00000000" w:rsidRPr="00000000">
                  <w:rPr>
                    <w:b w:val="1"/>
                    <w:bCs w:val="1"/>
                    <w:rtl w:val="0"/>
                  </w:rPr>
                  <w:delText xml:space="preserve">Estados Unidos debería levantar las sanciones petroleras sólo si el gobierno venezolano cumple con metas políticas especificadas, por ejemplo, que permite elecciones libres y justas, y/o que se libere a todos los presos políticos.</w:delText>
                </w:r>
              </w:del>
            </w:sdtContent>
          </w:sdt>
        </w:p>
      </w:sdtContent>
    </w:sdt>
    <w:sdt>
      <w:sdtPr>
        <w:id w:val="-1866677314"/>
        <w:tag w:val="goog_rdk_513"/>
      </w:sdtPr>
      <w:sdtContent>
        <w:p w:rsidR="00000000" w:rsidDel="00000000" w:rsidP="00000000" w:rsidRDefault="00000000" w:rsidRPr="00000000" w14:paraId="00000264">
          <w:pPr>
            <w:numPr>
              <w:ilvl w:val="0"/>
              <w:numId w:val="2"/>
            </w:numPr>
            <w:spacing w:after="240" w:before="0" w:beforeAutospacing="0" w:lineRule="auto"/>
            <w:ind w:left="720" w:hanging="360"/>
            <w:rPr>
              <w:del w:author="Dorothy Jane Bridges Kronick" w:id="77" w:date="2026-04-29T21:33:49Z"/>
              <w:b w:val="1"/>
              <w:bCs w:val="1"/>
            </w:rPr>
          </w:pPr>
          <w:sdt>
            <w:sdtPr>
              <w:id w:val="515820410"/>
              <w:tag w:val="goog_rdk_512"/>
            </w:sdtPr>
            <w:sdtContent>
              <w:del w:author="Dorothy Jane Bridges Kronick" w:id="77" w:date="2026-04-29T21:33:49Z">
                <w:r w:rsidDel="00000000" w:rsidR="00000000" w:rsidRPr="00000000">
                  <w:rPr>
                    <w:b w:val="1"/>
                    <w:bCs w:val="1"/>
                    <w:rtl w:val="0"/>
                  </w:rPr>
                  <w:delText xml:space="preserve">Estados Unidos no debería levantar las sanciones económicas.</w:delText>
                </w:r>
              </w:del>
            </w:sdtContent>
          </w:sdt>
        </w:p>
      </w:sdtContent>
    </w:sdt>
    <w:p w:rsidR="00000000" w:rsidDel="00000000" w:rsidP="00000000" w:rsidRDefault="00000000" w:rsidRPr="00000000" w14:paraId="00000265">
      <w:pPr>
        <w:spacing w:after="240" w:before="240" w:lineRule="auto"/>
        <w:rPr>
          <w:b w:val="1"/>
          <w:bCs w:val="1"/>
        </w:rPr>
      </w:pPr>
      <w:sdt>
        <w:sdtPr>
          <w:id w:val="1591855155"/>
          <w:tag w:val="goog_rdk_514"/>
        </w:sdtPr>
        <w:sdtContent>
          <w:del w:author="Dorothy Jane Bridges Kronick" w:id="77" w:date="2026-04-29T21:33:49Z">
            <w:r w:rsidDel="00000000" w:rsidR="00000000" w:rsidRPr="00000000">
              <w:rPr>
                <w:b w:val="1"/>
                <w:bCs w:val="1"/>
                <w:rtl w:val="0"/>
              </w:rPr>
              <w:delText xml:space="preserve">(888888) No sabe</w:delText>
              <w:br w:type="textWrapping"/>
              <w:delText xml:space="preserve">(988888) No responde</w:delText>
            </w:r>
          </w:del>
        </w:sdtContent>
      </w:sdt>
      <w:r w:rsidDel="00000000" w:rsidR="00000000" w:rsidRPr="00000000">
        <w:rPr>
          <w:rtl w:val="0"/>
        </w:rPr>
      </w:r>
    </w:p>
    <w:sdt>
      <w:sdtPr>
        <w:id w:val="-934139229"/>
        <w:tag w:val="goog_rdk_517"/>
      </w:sdtPr>
      <w:sdtContent>
        <w:p w:rsidR="00000000" w:rsidDel="00000000" w:rsidP="00000000" w:rsidRDefault="00000000" w:rsidRPr="00000000" w14:paraId="00000266">
          <w:pPr>
            <w:spacing w:after="60" w:before="120" w:lineRule="auto"/>
            <w:rPr>
              <w:del w:author="Dorothy Jane Bridges Kronick" w:id="78" w:date="2026-04-29T21:34:04Z"/>
              <w:b w:val="1"/>
              <w:bCs w:val="1"/>
            </w:rPr>
          </w:pPr>
          <w:sdt>
            <w:sdtPr>
              <w:id w:val="-48370757"/>
              <w:tag w:val="goog_rdk_516"/>
            </w:sdtPr>
            <w:sdtContent>
              <w:del w:author="Dorothy Jane Bridges Kronick" w:id="78" w:date="2026-04-29T21:34:04Z">
                <w:r w:rsidDel="00000000" w:rsidR="00000000" w:rsidRPr="00000000">
                  <w:rPr>
                    <w:b w:val="1"/>
                    <w:bCs w:val="1"/>
                    <w:rtl w:val="0"/>
                  </w:rPr>
                  <w:delText xml:space="preserve">32. En su opinión, ¿quién debería tener el control principal de la industria petrolera en Venezuela?</w:delText>
                </w:r>
              </w:del>
            </w:sdtContent>
          </w:sdt>
        </w:p>
      </w:sdtContent>
    </w:sdt>
    <w:sdt>
      <w:sdtPr>
        <w:id w:val="2020749754"/>
        <w:tag w:val="goog_rdk_519"/>
      </w:sdtPr>
      <w:sdtContent>
        <w:p w:rsidR="00000000" w:rsidDel="00000000" w:rsidP="00000000" w:rsidRDefault="00000000" w:rsidRPr="00000000" w14:paraId="00000267">
          <w:pPr>
            <w:spacing w:after="60" w:before="120" w:lineRule="auto"/>
            <w:rPr>
              <w:del w:author="Dorothy Jane Bridges Kronick" w:id="78" w:date="2026-04-29T21:34:04Z"/>
              <w:b w:val="1"/>
              <w:bCs w:val="1"/>
            </w:rPr>
          </w:pPr>
          <w:sdt>
            <w:sdtPr>
              <w:id w:val="1463656775"/>
              <w:tag w:val="goog_rdk_518"/>
            </w:sdtPr>
            <w:sdtContent>
              <w:del w:author="Dorothy Jane Bridges Kronick" w:id="78" w:date="2026-04-29T21:34:04Z">
                <w:r w:rsidDel="00000000" w:rsidR="00000000" w:rsidRPr="00000000">
                  <w:rPr>
                    <w:b w:val="1"/>
                    <w:bCs w:val="1"/>
                    <w:rtl w:val="0"/>
                  </w:rPr>
                  <w:delText xml:space="preserve">Principalmente el Estado venezolano (PDVSA)</w:delText>
                </w:r>
              </w:del>
            </w:sdtContent>
          </w:sdt>
        </w:p>
      </w:sdtContent>
    </w:sdt>
    <w:sdt>
      <w:sdtPr>
        <w:id w:val="504561560"/>
        <w:tag w:val="goog_rdk_521"/>
      </w:sdtPr>
      <w:sdtContent>
        <w:p w:rsidR="00000000" w:rsidDel="00000000" w:rsidP="00000000" w:rsidRDefault="00000000" w:rsidRPr="00000000" w14:paraId="00000268">
          <w:pPr>
            <w:spacing w:after="60" w:before="120" w:lineRule="auto"/>
            <w:rPr>
              <w:del w:author="Dorothy Jane Bridges Kronick" w:id="78" w:date="2026-04-29T21:34:04Z"/>
              <w:b w:val="1"/>
              <w:bCs w:val="1"/>
            </w:rPr>
          </w:pPr>
          <w:sdt>
            <w:sdtPr>
              <w:id w:val="416637102"/>
              <w:tag w:val="goog_rdk_520"/>
            </w:sdtPr>
            <w:sdtContent>
              <w:del w:author="Dorothy Jane Bridges Kronick" w:id="78" w:date="2026-04-29T21:34:04Z">
                <w:r w:rsidDel="00000000" w:rsidR="00000000" w:rsidRPr="00000000">
                  <w:rPr>
                    <w:b w:val="1"/>
                    <w:bCs w:val="1"/>
                    <w:rtl w:val="0"/>
                  </w:rPr>
                  <w:delText xml:space="preserve">Empresas privadas venezolanas junto con el Estado</w:delText>
                </w:r>
              </w:del>
            </w:sdtContent>
          </w:sdt>
        </w:p>
      </w:sdtContent>
    </w:sdt>
    <w:sdt>
      <w:sdtPr>
        <w:id w:val="-2050535174"/>
        <w:tag w:val="goog_rdk_523"/>
      </w:sdtPr>
      <w:sdtContent>
        <w:p w:rsidR="00000000" w:rsidDel="00000000" w:rsidP="00000000" w:rsidRDefault="00000000" w:rsidRPr="00000000" w14:paraId="00000269">
          <w:pPr>
            <w:spacing w:after="60" w:before="120" w:lineRule="auto"/>
            <w:rPr>
              <w:del w:author="Dorothy Jane Bridges Kronick" w:id="78" w:date="2026-04-29T21:34:04Z"/>
              <w:b w:val="1"/>
              <w:bCs w:val="1"/>
            </w:rPr>
          </w:pPr>
          <w:sdt>
            <w:sdtPr>
              <w:id w:val="1631366503"/>
              <w:tag w:val="goog_rdk_522"/>
            </w:sdtPr>
            <w:sdtContent>
              <w:del w:author="Dorothy Jane Bridges Kronick" w:id="78" w:date="2026-04-29T21:34:04Z">
                <w:r w:rsidDel="00000000" w:rsidR="00000000" w:rsidRPr="00000000">
                  <w:rPr>
                    <w:b w:val="1"/>
                    <w:bCs w:val="1"/>
                    <w:rtl w:val="0"/>
                  </w:rPr>
                  <w:delText xml:space="preserve">Empresas privadas venezolanas y extranjeras junto con el Estado</w:delText>
                </w:r>
              </w:del>
            </w:sdtContent>
          </w:sdt>
        </w:p>
      </w:sdtContent>
    </w:sdt>
    <w:sdt>
      <w:sdtPr>
        <w:id w:val="1977165610"/>
        <w:tag w:val="goog_rdk_525"/>
      </w:sdtPr>
      <w:sdtContent>
        <w:p w:rsidR="00000000" w:rsidDel="00000000" w:rsidP="00000000" w:rsidRDefault="00000000" w:rsidRPr="00000000" w14:paraId="0000026A">
          <w:pPr>
            <w:spacing w:after="60" w:before="120" w:lineRule="auto"/>
            <w:rPr>
              <w:del w:author="Dorothy Jane Bridges Kronick" w:id="78" w:date="2026-04-29T21:34:04Z"/>
              <w:b w:val="1"/>
              <w:bCs w:val="1"/>
            </w:rPr>
          </w:pPr>
          <w:sdt>
            <w:sdtPr>
              <w:id w:val="75499255"/>
              <w:tag w:val="goog_rdk_524"/>
            </w:sdtPr>
            <w:sdtContent>
              <w:del w:author="Dorothy Jane Bridges Kronick" w:id="78" w:date="2026-04-29T21:34:04Z">
                <w:r w:rsidDel="00000000" w:rsidR="00000000" w:rsidRPr="00000000">
                  <w:rPr>
                    <w:b w:val="1"/>
                    <w:bCs w:val="1"/>
                    <w:rtl w:val="0"/>
                  </w:rPr>
                  <w:delText xml:space="preserve">Principalmente empresas privadas</w:delText>
                </w:r>
              </w:del>
            </w:sdtContent>
          </w:sdt>
        </w:p>
      </w:sdtContent>
    </w:sdt>
    <w:sdt>
      <w:sdtPr>
        <w:id w:val="-190851175"/>
        <w:tag w:val="goog_rdk_527"/>
      </w:sdtPr>
      <w:sdtContent>
        <w:p w:rsidR="00000000" w:rsidDel="00000000" w:rsidP="00000000" w:rsidRDefault="00000000" w:rsidRPr="00000000" w14:paraId="0000026B">
          <w:pPr>
            <w:spacing w:after="60" w:before="120" w:lineRule="auto"/>
            <w:rPr>
              <w:del w:author="Dorothy Jane Bridges Kronick" w:id="78" w:date="2026-04-29T21:34:04Z"/>
              <w:b w:val="1"/>
              <w:bCs w:val="1"/>
            </w:rPr>
          </w:pPr>
          <w:sdt>
            <w:sdtPr>
              <w:id w:val="-1781298295"/>
              <w:tag w:val="goog_rdk_526"/>
            </w:sdtPr>
            <w:sdtContent>
              <w:del w:author="Dorothy Jane Bridges Kronick" w:id="78" w:date="2026-04-29T21:34:04Z">
                <w:r w:rsidDel="00000000" w:rsidR="00000000" w:rsidRPr="00000000">
                  <w:rPr>
                    <w:b w:val="1"/>
                    <w:bCs w:val="1"/>
                    <w:rtl w:val="0"/>
                  </w:rPr>
                  <w:delText xml:space="preserve">888888 No sabe</w:delText>
                </w:r>
              </w:del>
            </w:sdtContent>
          </w:sdt>
        </w:p>
      </w:sdtContent>
    </w:sdt>
    <w:sdt>
      <w:sdtPr>
        <w:id w:val="-1898401597"/>
        <w:tag w:val="goog_rdk_529"/>
      </w:sdtPr>
      <w:sdtContent>
        <w:p w:rsidR="00000000" w:rsidDel="00000000" w:rsidP="00000000" w:rsidRDefault="00000000" w:rsidRPr="00000000" w14:paraId="0000026C">
          <w:pPr>
            <w:spacing w:after="60" w:before="120" w:lineRule="auto"/>
            <w:rPr>
              <w:del w:author="Dorothy Jane Bridges Kronick" w:id="78" w:date="2026-04-29T21:34:04Z"/>
              <w:b w:val="1"/>
              <w:bCs w:val="1"/>
            </w:rPr>
          </w:pPr>
          <w:sdt>
            <w:sdtPr>
              <w:id w:val="-679375244"/>
              <w:tag w:val="goog_rdk_528"/>
            </w:sdtPr>
            <w:sdtContent>
              <w:del w:author="Dorothy Jane Bridges Kronick" w:id="78" w:date="2026-04-29T21:34:04Z">
                <w:r w:rsidDel="00000000" w:rsidR="00000000" w:rsidRPr="00000000">
                  <w:rPr>
                    <w:b w:val="1"/>
                    <w:bCs w:val="1"/>
                    <w:rtl w:val="0"/>
                  </w:rPr>
                  <w:delText xml:space="preserve">988888 No responde</w:delText>
                </w:r>
              </w:del>
            </w:sdtContent>
          </w:sdt>
        </w:p>
      </w:sdtContent>
    </w:sdt>
    <w:p w:rsidR="00000000" w:rsidDel="00000000" w:rsidP="00000000" w:rsidRDefault="00000000" w:rsidRPr="00000000" w14:paraId="0000026D">
      <w:pPr>
        <w:spacing w:after="60" w:before="120" w:lineRule="auto"/>
        <w:rPr>
          <w:b w:val="1"/>
          <w:bCs w:val="1"/>
        </w:rPr>
      </w:pPr>
      <w:r w:rsidDel="00000000" w:rsidR="00000000" w:rsidRPr="00000000">
        <w:rPr>
          <w:rtl w:val="0"/>
        </w:rPr>
      </w:r>
    </w:p>
    <w:sdt>
      <w:sdtPr>
        <w:id w:val="1027879476"/>
        <w:tag w:val="goog_rdk_532"/>
      </w:sdtPr>
      <w:sdtContent>
        <w:p w:rsidR="00000000" w:rsidDel="00000000" w:rsidP="00000000" w:rsidRDefault="00000000" w:rsidRPr="00000000" w14:paraId="0000026E">
          <w:pPr>
            <w:spacing w:after="60" w:before="120" w:lineRule="auto"/>
            <w:rPr>
              <w:del w:author="Dorothy Jane Bridges Kronick" w:id="79" w:date="2026-04-29T21:34:26Z"/>
              <w:b w:val="1"/>
              <w:bCs w:val="1"/>
            </w:rPr>
          </w:pPr>
          <w:sdt>
            <w:sdtPr>
              <w:id w:val="-683427018"/>
              <w:tag w:val="goog_rdk_531"/>
            </w:sdtPr>
            <w:sdtContent>
              <w:del w:author="Dorothy Jane Bridges Kronick" w:id="79" w:date="2026-04-29T21:34:26Z">
                <w:r w:rsidDel="00000000" w:rsidR="00000000" w:rsidRPr="00000000">
                  <w:rPr>
                    <w:b w:val="1"/>
                    <w:bCs w:val="1"/>
                    <w:rtl w:val="0"/>
                  </w:rPr>
                  <w:delText xml:space="preserve">33. En su opinión, ¿qué pasa con la mayor parte del dinero que genera el petróleo en Venezuela?</w:delText>
                </w:r>
              </w:del>
            </w:sdtContent>
          </w:sdt>
        </w:p>
      </w:sdtContent>
    </w:sdt>
    <w:sdt>
      <w:sdtPr>
        <w:id w:val="-756750317"/>
        <w:tag w:val="goog_rdk_534"/>
      </w:sdtPr>
      <w:sdtContent>
        <w:p w:rsidR="00000000" w:rsidDel="00000000" w:rsidP="00000000" w:rsidRDefault="00000000" w:rsidRPr="00000000" w14:paraId="0000026F">
          <w:pPr>
            <w:spacing w:after="60" w:before="120" w:lineRule="auto"/>
            <w:rPr>
              <w:del w:author="Dorothy Jane Bridges Kronick" w:id="79" w:date="2026-04-29T21:34:26Z"/>
              <w:b w:val="1"/>
              <w:bCs w:val="1"/>
            </w:rPr>
          </w:pPr>
          <w:sdt>
            <w:sdtPr>
              <w:id w:val="689000319"/>
              <w:tag w:val="goog_rdk_533"/>
            </w:sdtPr>
            <w:sdtContent>
              <w:del w:author="Dorothy Jane Bridges Kronick" w:id="79" w:date="2026-04-29T21:34:26Z">
                <w:r w:rsidDel="00000000" w:rsidR="00000000" w:rsidRPr="00000000">
                  <w:rPr>
                    <w:b w:val="1"/>
                    <w:bCs w:val="1"/>
                    <w:rtl w:val="0"/>
                  </w:rPr>
                  <w:delText xml:space="preserve">Se usa para beneficiar a la población</w:delText>
                </w:r>
              </w:del>
            </w:sdtContent>
          </w:sdt>
        </w:p>
      </w:sdtContent>
    </w:sdt>
    <w:sdt>
      <w:sdtPr>
        <w:id w:val="-61365182"/>
        <w:tag w:val="goog_rdk_536"/>
      </w:sdtPr>
      <w:sdtContent>
        <w:p w:rsidR="00000000" w:rsidDel="00000000" w:rsidP="00000000" w:rsidRDefault="00000000" w:rsidRPr="00000000" w14:paraId="00000270">
          <w:pPr>
            <w:spacing w:after="60" w:before="120" w:lineRule="auto"/>
            <w:rPr>
              <w:del w:author="Dorothy Jane Bridges Kronick" w:id="79" w:date="2026-04-29T21:34:26Z"/>
              <w:b w:val="1"/>
              <w:bCs w:val="1"/>
            </w:rPr>
          </w:pPr>
          <w:sdt>
            <w:sdtPr>
              <w:id w:val="-568281193"/>
              <w:tag w:val="goog_rdk_535"/>
            </w:sdtPr>
            <w:sdtContent>
              <w:del w:author="Dorothy Jane Bridges Kronick" w:id="79" w:date="2026-04-29T21:34:26Z">
                <w:r w:rsidDel="00000000" w:rsidR="00000000" w:rsidRPr="00000000">
                  <w:rPr>
                    <w:b w:val="1"/>
                    <w:bCs w:val="1"/>
                    <w:rtl w:val="0"/>
                  </w:rPr>
                  <w:delText xml:space="preserve">Una parte beneficia a la población y otra se pierde por corrupción</w:delText>
                </w:r>
              </w:del>
            </w:sdtContent>
          </w:sdt>
        </w:p>
      </w:sdtContent>
    </w:sdt>
    <w:sdt>
      <w:sdtPr>
        <w:id w:val="1570188063"/>
        <w:tag w:val="goog_rdk_538"/>
      </w:sdtPr>
      <w:sdtContent>
        <w:p w:rsidR="00000000" w:rsidDel="00000000" w:rsidP="00000000" w:rsidRDefault="00000000" w:rsidRPr="00000000" w14:paraId="00000271">
          <w:pPr>
            <w:spacing w:after="60" w:before="120" w:lineRule="auto"/>
            <w:rPr>
              <w:del w:author="Dorothy Jane Bridges Kronick" w:id="79" w:date="2026-04-29T21:34:26Z"/>
              <w:b w:val="1"/>
              <w:bCs w:val="1"/>
            </w:rPr>
          </w:pPr>
          <w:sdt>
            <w:sdtPr>
              <w:id w:val="-1762627468"/>
              <w:tag w:val="goog_rdk_537"/>
            </w:sdtPr>
            <w:sdtContent>
              <w:del w:author="Dorothy Jane Bridges Kronick" w:id="79" w:date="2026-04-29T21:34:26Z">
                <w:r w:rsidDel="00000000" w:rsidR="00000000" w:rsidRPr="00000000">
                  <w:rPr>
                    <w:b w:val="1"/>
                    <w:bCs w:val="1"/>
                    <w:rtl w:val="0"/>
                  </w:rPr>
                  <w:delText xml:space="preserve">La mayor parte se pierde por corrupción</w:delText>
                </w:r>
              </w:del>
            </w:sdtContent>
          </w:sdt>
        </w:p>
      </w:sdtContent>
    </w:sdt>
    <w:sdt>
      <w:sdtPr>
        <w:id w:val="-947450933"/>
        <w:tag w:val="goog_rdk_540"/>
      </w:sdtPr>
      <w:sdtContent>
        <w:p w:rsidR="00000000" w:rsidDel="00000000" w:rsidP="00000000" w:rsidRDefault="00000000" w:rsidRPr="00000000" w14:paraId="00000272">
          <w:pPr>
            <w:spacing w:after="60" w:before="120" w:lineRule="auto"/>
            <w:rPr>
              <w:del w:author="Dorothy Jane Bridges Kronick" w:id="79" w:date="2026-04-29T21:34:26Z"/>
              <w:b w:val="1"/>
              <w:bCs w:val="1"/>
            </w:rPr>
          </w:pPr>
          <w:sdt>
            <w:sdtPr>
              <w:id w:val="-919101700"/>
              <w:tag w:val="goog_rdk_539"/>
            </w:sdtPr>
            <w:sdtContent>
              <w:del w:author="Dorothy Jane Bridges Kronick" w:id="79" w:date="2026-04-29T21:34:26Z">
                <w:r w:rsidDel="00000000" w:rsidR="00000000" w:rsidRPr="00000000">
                  <w:rPr>
                    <w:b w:val="1"/>
                    <w:bCs w:val="1"/>
                    <w:rtl w:val="0"/>
                  </w:rPr>
                  <w:delText xml:space="preserve">888888 No sabe</w:delText>
                </w:r>
              </w:del>
            </w:sdtContent>
          </w:sdt>
        </w:p>
      </w:sdtContent>
    </w:sdt>
    <w:p w:rsidR="00000000" w:rsidDel="00000000" w:rsidP="00000000" w:rsidRDefault="00000000" w:rsidRPr="00000000" w14:paraId="00000273">
      <w:pPr>
        <w:spacing w:after="60" w:before="120" w:lineRule="auto"/>
        <w:rPr>
          <w:b w:val="1"/>
          <w:bCs w:val="1"/>
        </w:rPr>
      </w:pPr>
      <w:sdt>
        <w:sdtPr>
          <w:id w:val="-751727248"/>
          <w:tag w:val="goog_rdk_541"/>
        </w:sdtPr>
        <w:sdtContent>
          <w:del w:author="Dorothy Jane Bridges Kronick" w:id="79" w:date="2026-04-29T21:34:26Z">
            <w:r w:rsidDel="00000000" w:rsidR="00000000" w:rsidRPr="00000000">
              <w:rPr>
                <w:b w:val="1"/>
                <w:bCs w:val="1"/>
                <w:rtl w:val="0"/>
              </w:rPr>
              <w:delText xml:space="preserve">988888 No responde</w:delText>
            </w:r>
          </w:del>
        </w:sdtContent>
      </w:sdt>
      <w:r w:rsidDel="00000000" w:rsidR="00000000" w:rsidRPr="00000000">
        <w:rPr>
          <w:rtl w:val="0"/>
        </w:rPr>
      </w:r>
    </w:p>
    <w:p w:rsidR="00000000" w:rsidDel="00000000" w:rsidP="00000000" w:rsidRDefault="00000000" w:rsidRPr="00000000" w14:paraId="00000274">
      <w:pPr>
        <w:spacing w:after="60" w:before="120" w:lineRule="auto"/>
        <w:rPr>
          <w:b w:val="1"/>
          <w:bCs w:val="1"/>
        </w:rPr>
      </w:pPr>
      <w:r w:rsidDel="00000000" w:rsidR="00000000" w:rsidRPr="00000000">
        <w:rPr>
          <w:rtl w:val="0"/>
        </w:rPr>
      </w:r>
    </w:p>
    <w:p w:rsidR="00000000" w:rsidDel="00000000" w:rsidP="00000000" w:rsidRDefault="00000000" w:rsidRPr="00000000" w14:paraId="00000275">
      <w:pPr>
        <w:spacing w:after="60" w:before="120" w:lineRule="auto"/>
        <w:rPr>
          <w:b w:val="1"/>
          <w:bCs w:val="1"/>
        </w:rPr>
      </w:pPr>
      <w:r w:rsidDel="00000000" w:rsidR="00000000" w:rsidRPr="00000000">
        <w:rPr>
          <w:b w:val="1"/>
          <w:bCs w:val="1"/>
          <w:rtl w:val="0"/>
        </w:rPr>
        <w:t xml:space="preserve">34. ¿Qué tanta confianza tiene usted en PDVSA para manejar la industria petrolera del país?</w:t>
      </w:r>
    </w:p>
    <w:p w:rsidR="00000000" w:rsidDel="00000000" w:rsidP="00000000" w:rsidRDefault="00000000" w:rsidRPr="00000000" w14:paraId="00000276">
      <w:pPr>
        <w:spacing w:after="60" w:before="120" w:lineRule="auto"/>
        <w:rPr>
          <w:b w:val="1"/>
          <w:bCs w:val="1"/>
        </w:rPr>
      </w:pPr>
      <w:r w:rsidDel="00000000" w:rsidR="00000000" w:rsidRPr="00000000">
        <w:rPr>
          <w:b w:val="1"/>
          <w:bCs w:val="1"/>
          <w:rtl w:val="0"/>
        </w:rPr>
        <w:t xml:space="preserve">Mucha confianza</w:t>
      </w:r>
    </w:p>
    <w:p w:rsidR="00000000" w:rsidDel="00000000" w:rsidP="00000000" w:rsidRDefault="00000000" w:rsidRPr="00000000" w14:paraId="00000277">
      <w:pPr>
        <w:spacing w:after="60" w:before="120" w:lineRule="auto"/>
        <w:rPr>
          <w:b w:val="1"/>
          <w:bCs w:val="1"/>
        </w:rPr>
      </w:pPr>
      <w:r w:rsidDel="00000000" w:rsidR="00000000" w:rsidRPr="00000000">
        <w:rPr>
          <w:b w:val="1"/>
          <w:bCs w:val="1"/>
          <w:rtl w:val="0"/>
        </w:rPr>
        <w:t xml:space="preserve">Algo de confianza</w:t>
      </w:r>
    </w:p>
    <w:p w:rsidR="00000000" w:rsidDel="00000000" w:rsidP="00000000" w:rsidRDefault="00000000" w:rsidRPr="00000000" w14:paraId="00000278">
      <w:pPr>
        <w:spacing w:after="60" w:before="120" w:lineRule="auto"/>
        <w:rPr>
          <w:b w:val="1"/>
          <w:bCs w:val="1"/>
        </w:rPr>
      </w:pPr>
      <w:r w:rsidDel="00000000" w:rsidR="00000000" w:rsidRPr="00000000">
        <w:rPr>
          <w:b w:val="1"/>
          <w:bCs w:val="1"/>
          <w:rtl w:val="0"/>
        </w:rPr>
        <w:t xml:space="preserve">Poca confianza</w:t>
      </w:r>
    </w:p>
    <w:p w:rsidR="00000000" w:rsidDel="00000000" w:rsidP="00000000" w:rsidRDefault="00000000" w:rsidRPr="00000000" w14:paraId="00000279">
      <w:pPr>
        <w:spacing w:after="60" w:before="120" w:lineRule="auto"/>
        <w:rPr>
          <w:b w:val="1"/>
          <w:bCs w:val="1"/>
        </w:rPr>
      </w:pPr>
      <w:r w:rsidDel="00000000" w:rsidR="00000000" w:rsidRPr="00000000">
        <w:rPr>
          <w:b w:val="1"/>
          <w:bCs w:val="1"/>
          <w:rtl w:val="0"/>
        </w:rPr>
        <w:t xml:space="preserve">Ninguna confianza</w:t>
      </w:r>
    </w:p>
    <w:p w:rsidR="00000000" w:rsidDel="00000000" w:rsidP="00000000" w:rsidRDefault="00000000" w:rsidRPr="00000000" w14:paraId="0000027A">
      <w:pPr>
        <w:spacing w:after="60" w:before="120" w:lineRule="auto"/>
        <w:rPr>
          <w:b w:val="1"/>
          <w:bCs w:val="1"/>
        </w:rPr>
      </w:pPr>
      <w:r w:rsidDel="00000000" w:rsidR="00000000" w:rsidRPr="00000000">
        <w:rPr>
          <w:b w:val="1"/>
          <w:bCs w:val="1"/>
          <w:rtl w:val="0"/>
        </w:rPr>
        <w:t xml:space="preserve">888888 No sabe</w:t>
      </w:r>
    </w:p>
    <w:p w:rsidR="00000000" w:rsidDel="00000000" w:rsidP="00000000" w:rsidRDefault="00000000" w:rsidRPr="00000000" w14:paraId="0000027B">
      <w:pPr>
        <w:spacing w:after="60" w:before="120" w:lineRule="auto"/>
        <w:rPr>
          <w:b w:val="1"/>
          <w:bCs w:val="1"/>
        </w:rPr>
      </w:pPr>
      <w:r w:rsidDel="00000000" w:rsidR="00000000" w:rsidRPr="00000000">
        <w:rPr>
          <w:b w:val="1"/>
          <w:bCs w:val="1"/>
          <w:rtl w:val="0"/>
        </w:rPr>
        <w:t xml:space="preserve">988888 No responde</w:t>
      </w:r>
    </w:p>
    <w:p w:rsidR="00000000" w:rsidDel="00000000" w:rsidP="00000000" w:rsidRDefault="00000000" w:rsidRPr="00000000" w14:paraId="0000027C">
      <w:pPr>
        <w:spacing w:after="60" w:before="120" w:lineRule="auto"/>
        <w:rPr>
          <w:b w:val="1"/>
          <w:bCs w:val="1"/>
        </w:rPr>
      </w:pPr>
      <w:r w:rsidDel="00000000" w:rsidR="00000000" w:rsidRPr="00000000">
        <w:rPr>
          <w:rtl w:val="0"/>
        </w:rPr>
      </w:r>
    </w:p>
    <w:p w:rsidR="00000000" w:rsidDel="00000000" w:rsidP="00000000" w:rsidRDefault="00000000" w:rsidRPr="00000000" w14:paraId="0000027D">
      <w:pPr>
        <w:spacing w:after="60" w:before="120" w:lineRule="auto"/>
        <w:rPr>
          <w:b w:val="1"/>
          <w:bCs w:val="1"/>
        </w:rPr>
      </w:pPr>
      <w:r w:rsidDel="00000000" w:rsidR="00000000" w:rsidRPr="00000000">
        <w:rPr>
          <w:rtl w:val="0"/>
        </w:rPr>
      </w:r>
    </w:p>
    <w:sdt>
      <w:sdtPr>
        <w:id w:val="200161187"/>
        <w:tag w:val="goog_rdk_546"/>
      </w:sdtPr>
      <w:sdtContent>
        <w:p w:rsidR="00000000" w:rsidDel="00000000" w:rsidP="00000000" w:rsidRDefault="00000000" w:rsidRPr="00000000" w14:paraId="0000027E">
          <w:pPr>
            <w:spacing w:after="60" w:before="120" w:lineRule="auto"/>
            <w:rPr>
              <w:del w:author="Dorothy Jane Bridges Kronick" w:id="80" w:date="2026-04-29T21:35:23Z"/>
            </w:rPr>
          </w:pPr>
          <w:sdt>
            <w:sdtPr>
              <w:id w:val="1730225328"/>
              <w:tag w:val="goog_rdk_543"/>
            </w:sdtPr>
            <w:sdtContent>
              <w:del w:author="Dorothy Jane Bridges Kronick" w:id="80" w:date="2026-04-29T21:35:23Z">
                <w:r w:rsidDel="00000000" w:rsidR="00000000" w:rsidRPr="00000000">
                  <w:rPr>
                    <w:rFonts w:ascii="Arial" w:cs="Arial" w:eastAsia="Arial" w:hAnsi="Arial"/>
                    <w:b w:val="1"/>
                    <w:bCs w:val="1"/>
                    <w:sz w:val="20"/>
                    <w:szCs w:val="20"/>
                    <w:rtl w:val="0"/>
                  </w:rPr>
                  <w:delText xml:space="preserve">33. Algunas personas dicen que la</w:delText>
                </w:r>
              </w:del>
              <w:sdt>
                <w:sdtPr>
                  <w:id w:val="-1084453149"/>
                  <w:tag w:val="goog_rdk_544"/>
                </w:sdtPr>
                <w:sdtContent>
                  <w:commentRangeStart w:id="39"/>
                </w:sdtContent>
              </w:sdt>
              <w:del w:author="Dorothy Jane Bridges Kronick" w:id="80" w:date="2026-04-29T21:35:23Z">
                <w:sdt>
                  <w:sdtPr>
                    <w:id w:val="1657535724"/>
                    <w:tag w:val="goog_rdk_545"/>
                  </w:sdtPr>
                  <w:sdtContent>
                    <w:commentRangeStart w:id="40"/>
                  </w:sdtContent>
                </w:sdt>
                <w:r w:rsidDel="00000000" w:rsidR="00000000" w:rsidRPr="00000000">
                  <w:rPr>
                    <w:rFonts w:ascii="Arial" w:cs="Arial" w:eastAsia="Arial" w:hAnsi="Arial"/>
                    <w:b w:val="1"/>
                    <w:bCs w:val="1"/>
                    <w:sz w:val="20"/>
                    <w:szCs w:val="20"/>
                    <w:rtl w:val="0"/>
                  </w:rPr>
                  <w:delText xml:space="preserve"> re-apertura del sector petrolero</w:delText>
                </w:r>
                <w:commentRangeEnd w:id="39"/>
                <w:r w:rsidDel="00000000" w:rsidR="00000000" w:rsidRPr="00000000">
                  <w:commentReference w:id="39"/>
                </w:r>
                <w:commentRangeEnd w:id="40"/>
                <w:r w:rsidDel="00000000" w:rsidR="00000000" w:rsidRPr="00000000">
                  <w:commentReference w:id="40"/>
                </w:r>
                <w:r w:rsidDel="00000000" w:rsidR="00000000" w:rsidRPr="00000000">
                  <w:rPr>
                    <w:b w:val="1"/>
                    <w:bCs w:val="1"/>
                    <w:rtl w:val="0"/>
                  </w:rPr>
                  <w:delText xml:space="preserve">—</w:delText>
                </w:r>
                <w:r w:rsidDel="00000000" w:rsidR="00000000" w:rsidRPr="00000000">
                  <w:rPr>
                    <w:rFonts w:ascii="Arial" w:cs="Arial" w:eastAsia="Arial" w:hAnsi="Arial"/>
                    <w:b w:val="1"/>
                    <w:bCs w:val="1"/>
                    <w:sz w:val="20"/>
                    <w:szCs w:val="20"/>
                    <w:rtl w:val="0"/>
                  </w:rPr>
                  <w:delText xml:space="preserve">es decir, </w:delText>
                </w:r>
                <w:r w:rsidDel="00000000" w:rsidR="00000000" w:rsidRPr="00000000">
                  <w:rPr>
                    <w:b w:val="1"/>
                    <w:bCs w:val="1"/>
                    <w:rtl w:val="0"/>
                  </w:rPr>
                  <w:delText xml:space="preserve">la aplicación de la nueva Ley de Hidrocarburos y los nuevos contratos con empresas privadas—</w:delText>
                </w:r>
                <w:r w:rsidDel="00000000" w:rsidR="00000000" w:rsidRPr="00000000">
                  <w:rPr>
                    <w:rFonts w:ascii="Arial" w:cs="Arial" w:eastAsia="Arial" w:hAnsi="Arial"/>
                    <w:b w:val="1"/>
                    <w:bCs w:val="1"/>
                    <w:sz w:val="20"/>
                    <w:szCs w:val="20"/>
                    <w:rtl w:val="0"/>
                  </w:rPr>
                  <w:delText xml:space="preserve">se está gestionando con transparencia y eficiencia, mientras que otras dicen que hay mucha corrupción y mala gestión. ¿Cuál visión se acerca más a la suya?</w:delText>
                </w:r>
                <w:r w:rsidDel="00000000" w:rsidR="00000000" w:rsidRPr="00000000">
                  <w:rPr>
                    <w:rtl w:val="0"/>
                  </w:rPr>
                </w:r>
              </w:del>
            </w:sdtContent>
          </w:sdt>
        </w:p>
      </w:sdtContent>
    </w:sdt>
    <w:sdt>
      <w:sdtPr>
        <w:id w:val="-846793041"/>
        <w:tag w:val="goog_rdk_548"/>
      </w:sdtPr>
      <w:sdtContent>
        <w:p w:rsidR="00000000" w:rsidDel="00000000" w:rsidP="00000000" w:rsidRDefault="00000000" w:rsidRPr="00000000" w14:paraId="0000027F">
          <w:pPr>
            <w:spacing w:after="40" w:before="40" w:lineRule="auto"/>
            <w:ind w:left="720" w:firstLine="0"/>
            <w:rPr>
              <w:del w:author="Dorothy Jane Bridges Kronick" w:id="80" w:date="2026-04-29T21:35:23Z"/>
            </w:rPr>
          </w:pPr>
          <w:sdt>
            <w:sdtPr>
              <w:id w:val="-291687777"/>
              <w:tag w:val="goog_rdk_547"/>
            </w:sdtPr>
            <w:sdtContent>
              <w:del w:author="Dorothy Jane Bridges Kronick" w:id="80" w:date="2026-04-29T21:35:23Z">
                <w:r w:rsidDel="00000000" w:rsidR="00000000" w:rsidRPr="00000000">
                  <w:rPr>
                    <w:rFonts w:ascii="Arial" w:cs="Arial" w:eastAsia="Arial" w:hAnsi="Arial"/>
                    <w:b w:val="1"/>
                    <w:bCs w:val="1"/>
                    <w:sz w:val="20"/>
                    <w:szCs w:val="20"/>
                    <w:rtl w:val="0"/>
                  </w:rPr>
                  <w:delText xml:space="preserve">(1)  Se </w:delText>
                </w:r>
                <w:r w:rsidDel="00000000" w:rsidR="00000000" w:rsidRPr="00000000">
                  <w:rPr>
                    <w:b w:val="1"/>
                    <w:bCs w:val="1"/>
                    <w:rtl w:val="0"/>
                  </w:rPr>
                  <w:delText xml:space="preserve">está gestionando bien</w:delText>
                </w:r>
                <w:r w:rsidDel="00000000" w:rsidR="00000000" w:rsidRPr="00000000">
                  <w:rPr>
                    <w:rtl w:val="0"/>
                  </w:rPr>
                </w:r>
              </w:del>
            </w:sdtContent>
          </w:sdt>
        </w:p>
      </w:sdtContent>
    </w:sdt>
    <w:sdt>
      <w:sdtPr>
        <w:id w:val="-906451791"/>
        <w:tag w:val="goog_rdk_550"/>
      </w:sdtPr>
      <w:sdtContent>
        <w:p w:rsidR="00000000" w:rsidDel="00000000" w:rsidP="00000000" w:rsidRDefault="00000000" w:rsidRPr="00000000" w14:paraId="00000280">
          <w:pPr>
            <w:spacing w:after="40" w:before="40" w:lineRule="auto"/>
            <w:ind w:left="720" w:firstLine="0"/>
            <w:rPr>
              <w:del w:author="Dorothy Jane Bridges Kronick" w:id="80" w:date="2026-04-29T21:35:23Z"/>
            </w:rPr>
          </w:pPr>
          <w:sdt>
            <w:sdtPr>
              <w:id w:val="552877517"/>
              <w:tag w:val="goog_rdk_549"/>
            </w:sdtPr>
            <w:sdtContent>
              <w:del w:author="Dorothy Jane Bridges Kronick" w:id="80" w:date="2026-04-29T21:35:23Z">
                <w:r w:rsidDel="00000000" w:rsidR="00000000" w:rsidRPr="00000000">
                  <w:rPr>
                    <w:rFonts w:ascii="Arial" w:cs="Arial" w:eastAsia="Arial" w:hAnsi="Arial"/>
                    <w:b w:val="1"/>
                    <w:bCs w:val="1"/>
                    <w:sz w:val="20"/>
                    <w:szCs w:val="20"/>
                    <w:rtl w:val="0"/>
                  </w:rPr>
                  <w:delText xml:space="preserve">(2)  A mitad de camino</w:delText>
                </w:r>
                <w:r w:rsidDel="00000000" w:rsidR="00000000" w:rsidRPr="00000000">
                  <w:rPr>
                    <w:rtl w:val="0"/>
                  </w:rPr>
                </w:r>
              </w:del>
            </w:sdtContent>
          </w:sdt>
        </w:p>
      </w:sdtContent>
    </w:sdt>
    <w:sdt>
      <w:sdtPr>
        <w:id w:val="-601713976"/>
        <w:tag w:val="goog_rdk_552"/>
      </w:sdtPr>
      <w:sdtContent>
        <w:p w:rsidR="00000000" w:rsidDel="00000000" w:rsidP="00000000" w:rsidRDefault="00000000" w:rsidRPr="00000000" w14:paraId="00000281">
          <w:pPr>
            <w:spacing w:after="40" w:before="40" w:lineRule="auto"/>
            <w:ind w:left="720" w:firstLine="0"/>
            <w:rPr>
              <w:del w:author="Dorothy Jane Bridges Kronick" w:id="80" w:date="2026-04-29T21:35:23Z"/>
            </w:rPr>
          </w:pPr>
          <w:sdt>
            <w:sdtPr>
              <w:id w:val="-2070986749"/>
              <w:tag w:val="goog_rdk_551"/>
            </w:sdtPr>
            <w:sdtContent>
              <w:del w:author="Dorothy Jane Bridges Kronick" w:id="80" w:date="2026-04-29T21:35:23Z">
                <w:r w:rsidDel="00000000" w:rsidR="00000000" w:rsidRPr="00000000">
                  <w:rPr>
                    <w:rFonts w:ascii="Arial" w:cs="Arial" w:eastAsia="Arial" w:hAnsi="Arial"/>
                    <w:b w:val="1"/>
                    <w:bCs w:val="1"/>
                    <w:sz w:val="20"/>
                    <w:szCs w:val="20"/>
                    <w:rtl w:val="0"/>
                  </w:rPr>
                  <w:delText xml:space="preserve">(3)  Mucha corrupción y mala gestión</w:delText>
                </w:r>
                <w:r w:rsidDel="00000000" w:rsidR="00000000" w:rsidRPr="00000000">
                  <w:rPr>
                    <w:rtl w:val="0"/>
                  </w:rPr>
                </w:r>
              </w:del>
            </w:sdtContent>
          </w:sdt>
        </w:p>
      </w:sdtContent>
    </w:sdt>
    <w:sdt>
      <w:sdtPr>
        <w:id w:val="-1539363189"/>
        <w:tag w:val="goog_rdk_554"/>
      </w:sdtPr>
      <w:sdtContent>
        <w:p w:rsidR="00000000" w:rsidDel="00000000" w:rsidP="00000000" w:rsidRDefault="00000000" w:rsidRPr="00000000" w14:paraId="00000282">
          <w:pPr>
            <w:spacing w:after="40" w:before="40" w:lineRule="auto"/>
            <w:ind w:left="720" w:firstLine="0"/>
            <w:rPr>
              <w:del w:author="Dorothy Jane Bridges Kronick" w:id="80" w:date="2026-04-29T21:35:23Z"/>
            </w:rPr>
          </w:pPr>
          <w:sdt>
            <w:sdtPr>
              <w:id w:val="172594459"/>
              <w:tag w:val="goog_rdk_553"/>
            </w:sdtPr>
            <w:sdtContent>
              <w:del w:author="Dorothy Jane Bridges Kronick" w:id="80" w:date="2026-04-29T21:35:23Z">
                <w:r w:rsidDel="00000000" w:rsidR="00000000" w:rsidRPr="00000000">
                  <w:rPr>
                    <w:rFonts w:ascii="Arial" w:cs="Arial" w:eastAsia="Arial" w:hAnsi="Arial"/>
                    <w:b w:val="1"/>
                    <w:bCs w:val="1"/>
                    <w:sz w:val="20"/>
                    <w:szCs w:val="20"/>
                    <w:rtl w:val="0"/>
                  </w:rPr>
                  <w:delText xml:space="preserve">(888888)  No sabe  [NO LEER]</w:delText>
                </w:r>
                <w:r w:rsidDel="00000000" w:rsidR="00000000" w:rsidRPr="00000000">
                  <w:rPr>
                    <w:rtl w:val="0"/>
                  </w:rPr>
                </w:r>
              </w:del>
            </w:sdtContent>
          </w:sdt>
        </w:p>
      </w:sdtContent>
    </w:sdt>
    <w:p w:rsidR="00000000" w:rsidDel="00000000" w:rsidP="00000000" w:rsidRDefault="00000000" w:rsidRPr="00000000" w14:paraId="00000283">
      <w:pPr>
        <w:spacing w:after="40" w:before="40" w:lineRule="auto"/>
        <w:ind w:left="720" w:firstLine="0"/>
        <w:rPr/>
      </w:pPr>
      <w:sdt>
        <w:sdtPr>
          <w:id w:val="1178216722"/>
          <w:tag w:val="goog_rdk_555"/>
        </w:sdtPr>
        <w:sdtContent>
          <w:del w:author="Dorothy Jane Bridges Kronick" w:id="80" w:date="2026-04-29T21:35:23Z">
            <w:r w:rsidDel="00000000" w:rsidR="00000000" w:rsidRPr="00000000">
              <w:rPr>
                <w:rFonts w:ascii="Arial" w:cs="Arial" w:eastAsia="Arial" w:hAnsi="Arial"/>
                <w:b w:val="1"/>
                <w:bCs w:val="1"/>
                <w:sz w:val="20"/>
                <w:szCs w:val="20"/>
                <w:rtl w:val="0"/>
              </w:rPr>
              <w:delText xml:space="preserve">(988888)  No responde  [NO LEER]</w:delText>
            </w:r>
          </w:del>
        </w:sdtContent>
      </w:sdt>
      <w:r w:rsidDel="00000000" w:rsidR="00000000" w:rsidRPr="00000000">
        <w:rPr>
          <w:rtl w:val="0"/>
        </w:rPr>
      </w:r>
    </w:p>
    <w:p w:rsidR="00000000" w:rsidDel="00000000" w:rsidP="00000000" w:rsidRDefault="00000000" w:rsidRPr="00000000" w14:paraId="00000284">
      <w:pPr>
        <w:pStyle w:val="Heading1"/>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sdt>
      <w:sdtPr>
        <w:id w:val="1173378323"/>
        <w:tag w:val="goog_rdk_559"/>
      </w:sdtPr>
      <w:sdtContent>
        <w:p w:rsidR="00000000" w:rsidDel="00000000" w:rsidP="00000000" w:rsidRDefault="00000000" w:rsidRPr="00000000" w14:paraId="00000286">
          <w:pPr>
            <w:spacing w:after="80" w:lineRule="auto"/>
            <w:rPr>
              <w:ins w:author="Dorothy Jane Bridges Kronick" w:id="81" w:date="2026-04-29T21:34:59Z"/>
              <w:rFonts w:ascii="Roboto" w:cs="Roboto" w:eastAsia="Roboto" w:hAnsi="Roboto"/>
              <w:color w:val="444746"/>
              <w:sz w:val="21"/>
              <w:szCs w:val="21"/>
              <w:highlight w:val="white"/>
              <w:rPrChange w:author="Dorothy Jane Bridges Kronick" w:id="82" w:date="2026-04-29T21:34:59Z">
                <w:rPr/>
              </w:rPrChange>
            </w:rPr>
          </w:pPr>
          <w:sdt>
            <w:sdtPr>
              <w:id w:val="-1709287662"/>
              <w:tag w:val="goog_rdk_557"/>
            </w:sdtPr>
            <w:sdtContent>
              <w:ins w:author="Dorothy Jane Bridges Kronick" w:id="81" w:date="2026-04-29T21:34:59Z"/>
              <w:sdt>
                <w:sdtPr>
                  <w:id w:val="-1899300705"/>
                  <w:tag w:val="goog_rdk_558"/>
                </w:sdtPr>
                <w:sdtContent>
                  <w:ins w:author="Dorothy Jane Bridges Kronick" w:id="81" w:date="2026-04-29T21:34:59Z">
                    <w:r w:rsidDel="00000000" w:rsidR="00000000" w:rsidRPr="00000000">
                      <w:rPr>
                        <w:rFonts w:ascii="Roboto" w:cs="Roboto" w:eastAsia="Roboto" w:hAnsi="Roboto"/>
                        <w:color w:val="444746"/>
                        <w:sz w:val="21"/>
                        <w:szCs w:val="21"/>
                        <w:highlight w:val="white"/>
                        <w:rtl w:val="0"/>
                        <w:rPrChange w:author="Dorothy Jane Bridges Kronick" w:id="82" w:date="2026-04-29T21:34:59Z">
                          <w:rPr/>
                        </w:rPrChange>
                      </w:rPr>
                      <w:t xml:space="preserve">NEW APPOINTEES </w:t>
                    </w:r>
                  </w:ins>
                </w:sdtContent>
              </w:sdt>
              <w:ins w:author="Dorothy Jane Bridges Kronick" w:id="81" w:date="2026-04-29T21:34:59Z"/>
            </w:sdtContent>
          </w:sdt>
        </w:p>
      </w:sdtContent>
    </w:sdt>
    <w:sdt>
      <w:sdtPr>
        <w:id w:val="-454338300"/>
        <w:tag w:val="goog_rdk_562"/>
      </w:sdtPr>
      <w:sdtContent>
        <w:p w:rsidR="00000000" w:rsidDel="00000000" w:rsidP="00000000" w:rsidRDefault="00000000" w:rsidRPr="00000000" w14:paraId="00000287">
          <w:pPr>
            <w:spacing w:after="80" w:lineRule="auto"/>
            <w:rPr>
              <w:ins w:author="Dorothy Jane Bridges Kronick" w:id="81" w:date="2026-04-29T21:34:59Z"/>
              <w:rFonts w:ascii="Roboto" w:cs="Roboto" w:eastAsia="Roboto" w:hAnsi="Roboto"/>
              <w:color w:val="444746"/>
              <w:sz w:val="21"/>
              <w:szCs w:val="21"/>
              <w:highlight w:val="white"/>
              <w:rPrChange w:author="Dorothy Jane Bridges Kronick" w:id="82" w:date="2026-04-29T21:34:59Z">
                <w:rPr/>
              </w:rPrChange>
            </w:rPr>
          </w:pPr>
          <w:sdt>
            <w:sdtPr>
              <w:id w:val="1161381997"/>
              <w:tag w:val="goog_rdk_560"/>
            </w:sdtPr>
            <w:sdtContent>
              <w:ins w:author="Dorothy Jane Bridges Kronick" w:id="81" w:date="2026-04-29T21:34:59Z"/>
              <w:sdt>
                <w:sdtPr>
                  <w:id w:val="834470586"/>
                  <w:tag w:val="goog_rdk_561"/>
                </w:sdtPr>
                <w:sdtContent>
                  <w:ins w:author="Dorothy Jane Bridges Kronick" w:id="81" w:date="2026-04-29T21:34:59Z">
                    <w:r w:rsidDel="00000000" w:rsidR="00000000" w:rsidRPr="00000000">
                      <w:rPr>
                        <w:rtl w:val="0"/>
                      </w:rPr>
                    </w:r>
                  </w:ins>
                </w:sdtContent>
              </w:sdt>
              <w:ins w:author="Dorothy Jane Bridges Kronick" w:id="81" w:date="2026-04-29T21:34:59Z"/>
            </w:sdtContent>
          </w:sdt>
        </w:p>
      </w:sdtContent>
    </w:sdt>
    <w:p w:rsidR="00000000" w:rsidDel="00000000" w:rsidP="00000000" w:rsidRDefault="00000000" w:rsidRPr="00000000" w14:paraId="00000288">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44.b) En una escala del 1 al 10 donde 1 significa "Ninguna confianza" y 10 significa "Confianza total" ¿qué tanta confianza tiene usted en la labor de las siguientes instituciones del país?: [ RANDOMIZE ORDER ] </w:t>
      </w:r>
    </w:p>
    <w:p w:rsidR="00000000" w:rsidDel="00000000" w:rsidP="00000000" w:rsidRDefault="00000000" w:rsidRPr="00000000" w14:paraId="00000289">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Ejecutivo nacional/presidencia</w:t>
      </w:r>
    </w:p>
    <w:p w:rsidR="00000000" w:rsidDel="00000000" w:rsidP="00000000" w:rsidRDefault="00000000" w:rsidRPr="00000000" w14:paraId="0000028A">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Asamblea Nacional</w:t>
      </w:r>
    </w:p>
    <w:p w:rsidR="00000000" w:rsidDel="00000000" w:rsidP="00000000" w:rsidRDefault="00000000" w:rsidRPr="00000000" w14:paraId="0000028B">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Fiscalía General de la República</w:t>
      </w:r>
    </w:p>
    <w:p w:rsidR="00000000" w:rsidDel="00000000" w:rsidP="00000000" w:rsidRDefault="00000000" w:rsidRPr="00000000" w14:paraId="0000028C">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Tribunal Supremos de Justicia</w:t>
      </w:r>
    </w:p>
    <w:p w:rsidR="00000000" w:rsidDel="00000000" w:rsidP="00000000" w:rsidRDefault="00000000" w:rsidRPr="00000000" w14:paraId="0000028D">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Consejo Nacional Electoral</w:t>
      </w:r>
    </w:p>
    <w:p w:rsidR="00000000" w:rsidDel="00000000" w:rsidP="00000000" w:rsidRDefault="00000000" w:rsidRPr="00000000" w14:paraId="0000028E">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Defensoría del Pueblo</w:t>
      </w:r>
    </w:p>
    <w:p w:rsidR="00000000" w:rsidDel="00000000" w:rsidP="00000000" w:rsidRDefault="00000000" w:rsidRPr="00000000" w14:paraId="0000028F">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Banco Central de Venezuela</w:t>
      </w:r>
    </w:p>
    <w:p w:rsidR="00000000" w:rsidDel="00000000" w:rsidP="00000000" w:rsidRDefault="00000000" w:rsidRPr="00000000" w14:paraId="00000290">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Gobierno de los EEUU</w:t>
      </w:r>
    </w:p>
    <w:p w:rsidR="00000000" w:rsidDel="00000000" w:rsidP="00000000" w:rsidRDefault="00000000" w:rsidRPr="00000000" w14:paraId="00000291">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Gobernación de su estado</w:t>
      </w:r>
    </w:p>
    <w:p w:rsidR="00000000" w:rsidDel="00000000" w:rsidP="00000000" w:rsidRDefault="00000000" w:rsidRPr="00000000" w14:paraId="00000292">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Alcaldía de su municipio.</w:t>
      </w:r>
    </w:p>
    <w:p w:rsidR="00000000" w:rsidDel="00000000" w:rsidP="00000000" w:rsidRDefault="00000000" w:rsidRPr="00000000" w14:paraId="00000293">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Policía Nacional Bolivariana</w:t>
      </w:r>
    </w:p>
    <w:p w:rsidR="00000000" w:rsidDel="00000000" w:rsidP="00000000" w:rsidRDefault="00000000" w:rsidRPr="00000000" w14:paraId="00000294">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Poli[estado] (e.g. Polimiranda)</w:t>
      </w:r>
    </w:p>
    <w:p w:rsidR="00000000" w:rsidDel="00000000" w:rsidP="00000000" w:rsidRDefault="00000000" w:rsidRPr="00000000" w14:paraId="00000295">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CICPC / PTJ</w:t>
      </w:r>
    </w:p>
    <w:p w:rsidR="00000000" w:rsidDel="00000000" w:rsidP="00000000" w:rsidRDefault="00000000" w:rsidRPr="00000000" w14:paraId="00000296">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Militares</w:t>
      </w:r>
    </w:p>
    <w:p w:rsidR="00000000" w:rsidDel="00000000" w:rsidP="00000000" w:rsidRDefault="00000000" w:rsidRPr="00000000" w14:paraId="00000297">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Iglesia</w:t>
      </w:r>
    </w:p>
    <w:p w:rsidR="00000000" w:rsidDel="00000000" w:rsidP="00000000" w:rsidRDefault="00000000" w:rsidRPr="00000000" w14:paraId="00000298">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Partidos políticos</w:t>
      </w:r>
    </w:p>
    <w:p w:rsidR="00000000" w:rsidDel="00000000" w:rsidP="00000000" w:rsidRDefault="00000000" w:rsidRPr="00000000" w14:paraId="00000299">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Medios de comunicación</w:t>
      </w:r>
    </w:p>
    <w:p w:rsidR="00000000" w:rsidDel="00000000" w:rsidP="00000000" w:rsidRDefault="00000000" w:rsidRPr="00000000" w14:paraId="0000029A">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 SAIME</w:t>
      </w:r>
    </w:p>
    <w:p w:rsidR="00000000" w:rsidDel="00000000" w:rsidP="00000000" w:rsidRDefault="00000000" w:rsidRPr="00000000" w14:paraId="0000029B">
      <w:pPr>
        <w:spacing w:after="240" w:before="240" w:line="276" w:lineRule="auto"/>
        <w:ind w:left="0" w:right="600" w:firstLine="0"/>
        <w:rPr>
          <w:b w:val="1"/>
          <w:bCs w:val="1"/>
          <w:highlight w:val="yellow"/>
        </w:rPr>
      </w:pPr>
      <w:r w:rsidDel="00000000" w:rsidR="00000000" w:rsidRPr="00000000">
        <w:rPr>
          <w:b w:val="1"/>
          <w:bCs w:val="1"/>
          <w:highlight w:val="yellow"/>
          <w:rtl w:val="0"/>
        </w:rPr>
        <w:t xml:space="preserve">45. </w:t>
      </w:r>
      <w:r w:rsidDel="00000000" w:rsidR="00000000" w:rsidRPr="00000000">
        <w:rPr>
          <w:b w:val="1"/>
          <w:bCs w:val="1"/>
          <w:highlight w:val="yellow"/>
          <w:rtl w:val="0"/>
        </w:rPr>
        <w:t xml:space="preserve">En una escala del 1 al 5, donde 1 significa “nada democrático” y 5 significa “completamente democrático”, ¿qué tan democrático considera que es o era el gobierno de los siguientes presidentes?</w:t>
      </w:r>
    </w:p>
    <w:p w:rsidR="00000000" w:rsidDel="00000000" w:rsidP="00000000" w:rsidRDefault="00000000" w:rsidRPr="00000000" w14:paraId="0000029C">
      <w:pPr>
        <w:spacing w:after="240" w:before="240" w:line="276" w:lineRule="auto"/>
        <w:ind w:left="0" w:right="600" w:firstLine="0"/>
        <w:rPr>
          <w:b w:val="1"/>
          <w:bCs w:val="1"/>
          <w:highlight w:val="yellow"/>
        </w:rPr>
      </w:pPr>
      <w:r w:rsidDel="00000000" w:rsidR="00000000" w:rsidRPr="00000000">
        <w:rPr>
          <w:b w:val="1"/>
          <w:bCs w:val="1"/>
          <w:highlight w:val="yellow"/>
          <w:rtl w:val="0"/>
        </w:rPr>
        <w:t xml:space="preserve">Delcy Rodríguez</w:t>
      </w:r>
    </w:p>
    <w:p w:rsidR="00000000" w:rsidDel="00000000" w:rsidP="00000000" w:rsidRDefault="00000000" w:rsidRPr="00000000" w14:paraId="0000029D">
      <w:pPr>
        <w:spacing w:after="240" w:before="240" w:line="276" w:lineRule="auto"/>
        <w:ind w:left="0" w:right="600" w:firstLine="0"/>
        <w:rPr>
          <w:b w:val="1"/>
          <w:bCs w:val="1"/>
          <w:highlight w:val="yellow"/>
        </w:rPr>
      </w:pPr>
      <w:r w:rsidDel="00000000" w:rsidR="00000000" w:rsidRPr="00000000">
        <w:rPr>
          <w:b w:val="1"/>
          <w:bCs w:val="1"/>
          <w:highlight w:val="yellow"/>
          <w:rtl w:val="0"/>
        </w:rPr>
        <w:t xml:space="preserve">Nicolás Maduro</w:t>
      </w:r>
    </w:p>
    <w:p w:rsidR="00000000" w:rsidDel="00000000" w:rsidP="00000000" w:rsidRDefault="00000000" w:rsidRPr="00000000" w14:paraId="0000029E">
      <w:pPr>
        <w:spacing w:after="240" w:before="240" w:line="276" w:lineRule="auto"/>
        <w:ind w:left="0" w:right="600" w:firstLine="0"/>
        <w:rPr>
          <w:b w:val="1"/>
          <w:bCs w:val="1"/>
          <w:highlight w:val="yellow"/>
        </w:rPr>
      </w:pPr>
      <w:r w:rsidDel="00000000" w:rsidR="00000000" w:rsidRPr="00000000">
        <w:rPr>
          <w:b w:val="1"/>
          <w:bCs w:val="1"/>
          <w:highlight w:val="yellow"/>
          <w:rtl w:val="0"/>
        </w:rPr>
        <w:t xml:space="preserve">Hugo Chávez</w:t>
      </w:r>
    </w:p>
    <w:p w:rsidR="00000000" w:rsidDel="00000000" w:rsidP="00000000" w:rsidRDefault="00000000" w:rsidRPr="00000000" w14:paraId="0000029F">
      <w:pPr>
        <w:spacing w:after="240" w:before="240" w:line="276" w:lineRule="auto"/>
        <w:ind w:left="0" w:right="600" w:firstLine="0"/>
        <w:rPr>
          <w:b w:val="1"/>
          <w:bCs w:val="1"/>
          <w:highlight w:val="yellow"/>
        </w:rPr>
      </w:pPr>
      <w:r w:rsidDel="00000000" w:rsidR="00000000" w:rsidRPr="00000000">
        <w:rPr>
          <w:b w:val="1"/>
          <w:bCs w:val="1"/>
          <w:highlight w:val="yellow"/>
          <w:rtl w:val="0"/>
        </w:rPr>
        <w:t xml:space="preserve">Rafael Caldera</w:t>
      </w:r>
    </w:p>
    <w:p w:rsidR="00000000" w:rsidDel="00000000" w:rsidP="00000000" w:rsidRDefault="00000000" w:rsidRPr="00000000" w14:paraId="000002A0">
      <w:pPr>
        <w:spacing w:after="240" w:before="240" w:line="276" w:lineRule="auto"/>
        <w:ind w:left="0" w:right="600" w:firstLine="0"/>
        <w:rPr>
          <w:b w:val="1"/>
          <w:bCs w:val="1"/>
          <w:highlight w:val="yellow"/>
        </w:rPr>
      </w:pPr>
      <w:r w:rsidDel="00000000" w:rsidR="00000000" w:rsidRPr="00000000">
        <w:rPr>
          <w:b w:val="1"/>
          <w:bCs w:val="1"/>
          <w:highlight w:val="yellow"/>
          <w:rtl w:val="0"/>
        </w:rPr>
        <w:t xml:space="preserve">Carlos Andrés Pérez (segundo mandato)</w:t>
      </w:r>
    </w:p>
    <w:p w:rsidR="00000000" w:rsidDel="00000000" w:rsidP="00000000" w:rsidRDefault="00000000" w:rsidRPr="00000000" w14:paraId="000002A1">
      <w:pPr>
        <w:spacing w:after="240" w:before="240" w:line="276" w:lineRule="auto"/>
        <w:ind w:left="0" w:right="600" w:firstLine="0"/>
        <w:rPr>
          <w:b w:val="1"/>
          <w:bCs w:val="1"/>
          <w:highlight w:val="yellow"/>
        </w:rPr>
      </w:pPr>
      <w:r w:rsidDel="00000000" w:rsidR="00000000" w:rsidRPr="00000000">
        <w:rPr>
          <w:b w:val="1"/>
          <w:bCs w:val="1"/>
          <w:highlight w:val="yellow"/>
          <w:rtl w:val="0"/>
        </w:rPr>
        <w:t xml:space="preserve">Marcos Pérez Jimenez</w:t>
      </w:r>
    </w:p>
    <w:p w:rsidR="00000000" w:rsidDel="00000000" w:rsidP="00000000" w:rsidRDefault="00000000" w:rsidRPr="00000000" w14:paraId="000002A2">
      <w:pPr>
        <w:spacing w:after="240" w:before="240" w:line="276" w:lineRule="auto"/>
        <w:ind w:left="0" w:right="600" w:firstLine="0"/>
        <w:rPr>
          <w:b w:val="1"/>
          <w:bCs w:val="1"/>
          <w:highlight w:val="yellow"/>
        </w:rPr>
      </w:pPr>
      <w:r w:rsidDel="00000000" w:rsidR="00000000" w:rsidRPr="00000000">
        <w:rPr>
          <w:b w:val="1"/>
          <w:bCs w:val="1"/>
          <w:highlight w:val="yellow"/>
          <w:rtl w:val="0"/>
        </w:rPr>
        <w:t xml:space="preserve">Rómulo Betancourt</w:t>
      </w:r>
    </w:p>
    <w:p w:rsidR="00000000" w:rsidDel="00000000" w:rsidP="00000000" w:rsidRDefault="00000000" w:rsidRPr="00000000" w14:paraId="000002A3">
      <w:pPr>
        <w:spacing w:after="240" w:before="240" w:line="276" w:lineRule="auto"/>
        <w:ind w:left="0" w:right="600" w:firstLine="0"/>
        <w:rPr>
          <w:b w:val="1"/>
          <w:bCs w:val="1"/>
          <w:highlight w:val="yellow"/>
        </w:rPr>
      </w:pPr>
      <w:r w:rsidDel="00000000" w:rsidR="00000000" w:rsidRPr="00000000">
        <w:rPr>
          <w:b w:val="1"/>
          <w:bCs w:val="1"/>
          <w:highlight w:val="yellow"/>
          <w:rtl w:val="0"/>
        </w:rPr>
        <w:t xml:space="preserve">Donald Trump</w:t>
      </w:r>
    </w:p>
    <w:p w:rsidR="00000000" w:rsidDel="00000000" w:rsidP="00000000" w:rsidRDefault="00000000" w:rsidRPr="00000000" w14:paraId="000002A4">
      <w:pPr>
        <w:spacing w:after="240" w:before="240" w:line="276" w:lineRule="auto"/>
        <w:ind w:left="0" w:right="600" w:firstLine="0"/>
        <w:rPr>
          <w:b w:val="1"/>
          <w:bCs w:val="1"/>
          <w:highlight w:val="yellow"/>
        </w:rPr>
      </w:pPr>
      <w:r w:rsidDel="00000000" w:rsidR="00000000" w:rsidRPr="00000000">
        <w:rPr>
          <w:b w:val="1"/>
          <w:bCs w:val="1"/>
          <w:highlight w:val="yellow"/>
          <w:rtl w:val="0"/>
        </w:rPr>
        <w:t xml:space="preserve">Barack Obama</w:t>
      </w:r>
    </w:p>
    <w:p w:rsidR="00000000" w:rsidDel="00000000" w:rsidP="00000000" w:rsidRDefault="00000000" w:rsidRPr="00000000" w14:paraId="000002A5">
      <w:pPr>
        <w:spacing w:after="240" w:before="240" w:line="276" w:lineRule="auto"/>
        <w:rPr>
          <w:b w:val="1"/>
          <w:bCs w:val="1"/>
          <w:highlight w:val="yellow"/>
        </w:rPr>
      </w:pPr>
      <w:r w:rsidDel="00000000" w:rsidR="00000000" w:rsidRPr="00000000">
        <w:rPr>
          <w:b w:val="1"/>
          <w:bCs w:val="1"/>
          <w:highlight w:val="yellow"/>
          <w:rtl w:val="0"/>
        </w:rPr>
        <w:t xml:space="preserve">Opciones de respuesta:</w:t>
        <w:br w:type="textWrapping"/>
        <w:t xml:space="preserve"> 1 — Nada democrático</w:t>
        <w:br w:type="textWrapping"/>
        <w:t xml:space="preserve"> 2 — Poco democrático</w:t>
        <w:br w:type="textWrapping"/>
        <w:t xml:space="preserve"> 3 — Algo democrático</w:t>
        <w:br w:type="textWrapping"/>
        <w:t xml:space="preserve"> 4 — Bastante democrático</w:t>
        <w:br w:type="textWrapping"/>
        <w:t xml:space="preserve"> 5 — Completamente democrático</w:t>
      </w:r>
    </w:p>
    <w:p w:rsidR="00000000" w:rsidDel="00000000" w:rsidP="00000000" w:rsidRDefault="00000000" w:rsidRPr="00000000" w14:paraId="000002A6">
      <w:pPr>
        <w:jc w:val="both"/>
        <w:rPr>
          <w:sz w:val="22"/>
          <w:szCs w:val="22"/>
        </w:rPr>
      </w:pPr>
      <w:r w:rsidDel="00000000" w:rsidR="00000000" w:rsidRPr="00000000">
        <w:rPr>
          <w:rtl w:val="0"/>
        </w:rPr>
      </w:r>
    </w:p>
    <w:p w:rsidR="00000000" w:rsidDel="00000000" w:rsidP="00000000" w:rsidRDefault="00000000" w:rsidRPr="00000000" w14:paraId="000002A7">
      <w:pPr>
        <w:spacing w:after="60" w:before="120" w:lineRule="auto"/>
        <w:rPr/>
      </w:pPr>
      <w:r w:rsidDel="00000000" w:rsidR="00000000" w:rsidRPr="00000000">
        <w:rPr>
          <w:b w:val="1"/>
          <w:bCs w:val="1"/>
          <w:rtl w:val="0"/>
        </w:rPr>
        <w:t xml:space="preserve">34. Algunas personas dicen que habrá elecciones presidenciales dentro de dos años; otras dicen que no. ¿Qué cree que es más probable?</w:t>
      </w:r>
      <w:r w:rsidDel="00000000" w:rsidR="00000000" w:rsidRPr="00000000">
        <w:rPr>
          <w:rtl w:val="0"/>
        </w:rPr>
      </w:r>
    </w:p>
    <w:p w:rsidR="00000000" w:rsidDel="00000000" w:rsidP="00000000" w:rsidRDefault="00000000" w:rsidRPr="00000000" w14:paraId="000002A8">
      <w:pPr>
        <w:spacing w:after="40" w:before="40" w:lineRule="auto"/>
        <w:ind w:left="720" w:firstLine="0"/>
        <w:rPr/>
      </w:pPr>
      <w:r w:rsidDel="00000000" w:rsidR="00000000" w:rsidRPr="00000000">
        <w:rPr>
          <w:b w:val="1"/>
          <w:bCs w:val="1"/>
          <w:rtl w:val="0"/>
        </w:rPr>
        <w:t xml:space="preserve">(1)  Se convocarán elecciones dentro de dos años</w:t>
      </w:r>
      <w:r w:rsidDel="00000000" w:rsidR="00000000" w:rsidRPr="00000000">
        <w:rPr>
          <w:rtl w:val="0"/>
        </w:rPr>
      </w:r>
    </w:p>
    <w:p w:rsidR="00000000" w:rsidDel="00000000" w:rsidP="00000000" w:rsidRDefault="00000000" w:rsidRPr="00000000" w14:paraId="000002A9">
      <w:pPr>
        <w:spacing w:after="40" w:before="40" w:lineRule="auto"/>
        <w:ind w:left="720" w:firstLine="0"/>
        <w:rPr/>
      </w:pPr>
      <w:r w:rsidDel="00000000" w:rsidR="00000000" w:rsidRPr="00000000">
        <w:rPr>
          <w:b w:val="1"/>
          <w:bCs w:val="1"/>
          <w:rtl w:val="0"/>
        </w:rPr>
        <w:t xml:space="preserve">(2)  No se convocarán elecciones dentro de dos años</w:t>
      </w:r>
      <w:r w:rsidDel="00000000" w:rsidR="00000000" w:rsidRPr="00000000">
        <w:rPr>
          <w:rtl w:val="0"/>
        </w:rPr>
      </w:r>
    </w:p>
    <w:p w:rsidR="00000000" w:rsidDel="00000000" w:rsidP="00000000" w:rsidRDefault="00000000" w:rsidRPr="00000000" w14:paraId="000002AA">
      <w:pPr>
        <w:spacing w:after="40" w:before="40" w:lineRule="auto"/>
        <w:ind w:left="720" w:firstLine="0"/>
        <w:rPr/>
      </w:pPr>
      <w:r w:rsidDel="00000000" w:rsidR="00000000" w:rsidRPr="00000000">
        <w:rPr>
          <w:b w:val="1"/>
          <w:bCs w:val="1"/>
          <w:rtl w:val="0"/>
        </w:rPr>
        <w:t xml:space="preserve">(3)  No estoy seguro/a</w:t>
      </w:r>
      <w:r w:rsidDel="00000000" w:rsidR="00000000" w:rsidRPr="00000000">
        <w:rPr>
          <w:rtl w:val="0"/>
        </w:rPr>
      </w:r>
    </w:p>
    <w:p w:rsidR="00000000" w:rsidDel="00000000" w:rsidP="00000000" w:rsidRDefault="00000000" w:rsidRPr="00000000" w14:paraId="000002AB">
      <w:pPr>
        <w:spacing w:after="40" w:before="40" w:lineRule="auto"/>
        <w:ind w:left="720" w:firstLine="0"/>
        <w:rPr>
          <w:b w:val="1"/>
          <w:bCs w:val="1"/>
        </w:rPr>
      </w:pPr>
      <w:r w:rsidDel="00000000" w:rsidR="00000000" w:rsidRPr="00000000">
        <w:rPr>
          <w:b w:val="1"/>
          <w:bCs w:val="1"/>
          <w:rtl w:val="0"/>
        </w:rPr>
        <w:t xml:space="preserve">(988888)  No responde  [NO LEER]</w:t>
      </w:r>
    </w:p>
    <w:sdt>
      <w:sdtPr>
        <w:id w:val="-991411184"/>
        <w:tag w:val="goog_rdk_566"/>
      </w:sdtPr>
      <w:sdtContent>
        <w:p w:rsidR="00000000" w:rsidDel="00000000" w:rsidP="00000000" w:rsidRDefault="00000000" w:rsidRPr="00000000" w14:paraId="000002AC">
          <w:pPr>
            <w:spacing w:after="40" w:before="40" w:lineRule="auto"/>
            <w:ind w:left="720" w:firstLine="0"/>
            <w:rPr>
              <w:del w:author="Dorothy Jane Bridges Kronick" w:id="83" w:date="2026-04-29T21:43:33Z"/>
              <w:b w:val="1"/>
              <w:bCs w:val="1"/>
            </w:rPr>
          </w:pPr>
          <w:sdt>
            <w:sdtPr>
              <w:id w:val="1813766070"/>
              <w:tag w:val="goog_rdk_564"/>
            </w:sdtPr>
            <w:sdtContent>
              <w:ins w:author="Dorothy Jane Bridges Kronick" w:id="83" w:date="2026-04-29T21:43:33Z">
                <w:r w:rsidDel="00000000" w:rsidR="00000000" w:rsidRPr="00000000">
                  <w:rPr>
                    <w:b w:val="1"/>
                    <w:bCs w:val="1"/>
                    <w:rtl w:val="0"/>
                  </w:rPr>
                  <w:t xml:space="preserve">\</w:t>
                </w:r>
              </w:ins>
            </w:sdtContent>
          </w:sdt>
          <w:sdt>
            <w:sdtPr>
              <w:id w:val="927854528"/>
              <w:tag w:val="goog_rdk_565"/>
            </w:sdtPr>
            <w:sdtContent>
              <w:del w:author="Dorothy Jane Bridges Kronick" w:id="83" w:date="2026-04-29T21:43:33Z">
                <w:r w:rsidDel="00000000" w:rsidR="00000000" w:rsidRPr="00000000">
                  <w:rPr>
                    <w:rtl w:val="0"/>
                  </w:rPr>
                </w:r>
              </w:del>
            </w:sdtContent>
          </w:sdt>
        </w:p>
      </w:sdtContent>
    </w:sdt>
    <w:sdt>
      <w:sdtPr>
        <w:id w:val="-1045759874"/>
        <w:tag w:val="goog_rdk_568"/>
      </w:sdtPr>
      <w:sdtContent>
        <w:p w:rsidR="00000000" w:rsidDel="00000000" w:rsidP="00000000" w:rsidRDefault="00000000" w:rsidRPr="00000000" w14:paraId="000002AD">
          <w:pPr>
            <w:spacing w:after="40" w:before="40" w:lineRule="auto"/>
            <w:ind w:left="720" w:firstLine="0"/>
            <w:rPr>
              <w:del w:author="Dorothy Jane Bridges Kronick" w:id="83" w:date="2026-04-29T21:43:33Z"/>
            </w:rPr>
          </w:pPr>
          <w:sdt>
            <w:sdtPr>
              <w:id w:val="-525914415"/>
              <w:tag w:val="goog_rdk_567"/>
            </w:sdtPr>
            <w:sdtContent>
              <w:del w:author="Dorothy Jane Bridges Kronick" w:id="83" w:date="2026-04-29T21:43:33Z">
                <w:r w:rsidDel="00000000" w:rsidR="00000000" w:rsidRPr="00000000">
                  <w:rPr>
                    <w:rtl w:val="0"/>
                  </w:rPr>
                </w:r>
              </w:del>
            </w:sdtContent>
          </w:sdt>
        </w:p>
      </w:sdtContent>
    </w:sdt>
    <w:sdt>
      <w:sdtPr>
        <w:id w:val="1607859259"/>
        <w:tag w:val="goog_rdk_570"/>
      </w:sdtPr>
      <w:sdtContent>
        <w:p w:rsidR="00000000" w:rsidDel="00000000" w:rsidP="00000000" w:rsidRDefault="00000000" w:rsidRPr="00000000" w14:paraId="000002AE">
          <w:pPr>
            <w:pBdr>
              <w:bottom w:color="999999" w:space="1" w:sz="6" w:val="single"/>
            </w:pBdr>
            <w:spacing w:after="0" w:before="80" w:lineRule="auto"/>
            <w:rPr>
              <w:del w:author="Dorothy Jane Bridges Kronick" w:id="83" w:date="2026-04-29T21:43:33Z"/>
            </w:rPr>
          </w:pPr>
          <w:sdt>
            <w:sdtPr>
              <w:id w:val="1052765720"/>
              <w:tag w:val="goog_rdk_569"/>
            </w:sdtPr>
            <w:sdtContent>
              <w:del w:author="Dorothy Jane Bridges Kronick" w:id="83" w:date="2026-04-29T21:43:33Z">
                <w:r w:rsidDel="00000000" w:rsidR="00000000" w:rsidRPr="00000000">
                  <w:rPr>
                    <w:rtl w:val="0"/>
                  </w:rPr>
                </w:r>
              </w:del>
            </w:sdtContent>
          </w:sdt>
        </w:p>
      </w:sdtContent>
    </w:sdt>
    <w:sdt>
      <w:sdtPr>
        <w:id w:val="-333291082"/>
        <w:tag w:val="goog_rdk_572"/>
      </w:sdtPr>
      <w:sdtContent>
        <w:p w:rsidR="00000000" w:rsidDel="00000000" w:rsidP="00000000" w:rsidRDefault="00000000" w:rsidRPr="00000000" w14:paraId="000002AF">
          <w:pPr>
            <w:spacing w:after="40" w:before="40" w:lineRule="auto"/>
            <w:ind w:left="720" w:firstLine="0"/>
            <w:rPr>
              <w:del w:author="Dorothy Jane Bridges Kronick" w:id="83" w:date="2026-04-29T21:43:33Z"/>
              <w:rFonts w:ascii="Roboto" w:cs="Roboto" w:eastAsia="Roboto" w:hAnsi="Roboto"/>
              <w:color w:val="444746"/>
              <w:sz w:val="21"/>
              <w:szCs w:val="21"/>
              <w:highlight w:val="white"/>
            </w:rPr>
          </w:pPr>
          <w:sdt>
            <w:sdtPr>
              <w:id w:val="-1977800290"/>
              <w:tag w:val="goog_rdk_571"/>
            </w:sdtPr>
            <w:sdtContent>
              <w:del w:author="Dorothy Jane Bridges Kronick" w:id="83" w:date="2026-04-29T21:43:33Z">
                <w:r w:rsidDel="00000000" w:rsidR="00000000" w:rsidRPr="00000000">
                  <w:rPr>
                    <w:rFonts w:ascii="Roboto" w:cs="Roboto" w:eastAsia="Roboto" w:hAnsi="Roboto"/>
                    <w:color w:val="444746"/>
                    <w:sz w:val="21"/>
                    <w:szCs w:val="21"/>
                    <w:highlight w:val="white"/>
                    <w:rtl w:val="0"/>
                  </w:rPr>
                  <w:delText xml:space="preserve">36. En su opinión: Venezuela debería tener elecciones presidenciales libres:</w:delText>
                </w:r>
              </w:del>
            </w:sdtContent>
          </w:sdt>
        </w:p>
      </w:sdtContent>
    </w:sdt>
    <w:sdt>
      <w:sdtPr>
        <w:id w:val="-706246718"/>
        <w:tag w:val="goog_rdk_574"/>
      </w:sdtPr>
      <w:sdtContent>
        <w:p w:rsidR="00000000" w:rsidDel="00000000" w:rsidP="00000000" w:rsidRDefault="00000000" w:rsidRPr="00000000" w14:paraId="000002B0">
          <w:pPr>
            <w:spacing w:after="40" w:before="40" w:lineRule="auto"/>
            <w:ind w:left="720" w:firstLine="0"/>
            <w:rPr>
              <w:del w:author="Dorothy Jane Bridges Kronick" w:id="83" w:date="2026-04-29T21:43:33Z"/>
              <w:rFonts w:ascii="Roboto" w:cs="Roboto" w:eastAsia="Roboto" w:hAnsi="Roboto"/>
              <w:color w:val="444746"/>
              <w:sz w:val="21"/>
              <w:szCs w:val="21"/>
              <w:highlight w:val="white"/>
            </w:rPr>
          </w:pPr>
          <w:sdt>
            <w:sdtPr>
              <w:id w:val="1384783487"/>
              <w:tag w:val="goog_rdk_573"/>
            </w:sdtPr>
            <w:sdtContent>
              <w:del w:author="Dorothy Jane Bridges Kronick" w:id="83" w:date="2026-04-29T21:43:33Z">
                <w:r w:rsidDel="00000000" w:rsidR="00000000" w:rsidRPr="00000000">
                  <w:rPr>
                    <w:rFonts w:ascii="Roboto" w:cs="Roboto" w:eastAsia="Roboto" w:hAnsi="Roboto"/>
                    <w:color w:val="444746"/>
                    <w:sz w:val="21"/>
                    <w:szCs w:val="21"/>
                    <w:highlight w:val="white"/>
                    <w:rtl w:val="0"/>
                  </w:rPr>
                  <w:delText xml:space="preserve">(1) Antes de finalizar 2026.</w:delText>
                </w:r>
              </w:del>
            </w:sdtContent>
          </w:sdt>
        </w:p>
      </w:sdtContent>
    </w:sdt>
    <w:sdt>
      <w:sdtPr>
        <w:id w:val="938941424"/>
        <w:tag w:val="goog_rdk_576"/>
      </w:sdtPr>
      <w:sdtContent>
        <w:p w:rsidR="00000000" w:rsidDel="00000000" w:rsidP="00000000" w:rsidRDefault="00000000" w:rsidRPr="00000000" w14:paraId="000002B1">
          <w:pPr>
            <w:spacing w:after="40" w:before="40" w:lineRule="auto"/>
            <w:ind w:left="720" w:firstLine="0"/>
            <w:rPr>
              <w:del w:author="Dorothy Jane Bridges Kronick" w:id="83" w:date="2026-04-29T21:43:33Z"/>
              <w:rFonts w:ascii="Roboto" w:cs="Roboto" w:eastAsia="Roboto" w:hAnsi="Roboto"/>
              <w:color w:val="444746"/>
              <w:sz w:val="21"/>
              <w:szCs w:val="21"/>
              <w:highlight w:val="white"/>
            </w:rPr>
          </w:pPr>
          <w:sdt>
            <w:sdtPr>
              <w:id w:val="-1629184015"/>
              <w:tag w:val="goog_rdk_575"/>
            </w:sdtPr>
            <w:sdtContent>
              <w:del w:author="Dorothy Jane Bridges Kronick" w:id="83" w:date="2026-04-29T21:43:33Z">
                <w:r w:rsidDel="00000000" w:rsidR="00000000" w:rsidRPr="00000000">
                  <w:rPr>
                    <w:rFonts w:ascii="Roboto" w:cs="Roboto" w:eastAsia="Roboto" w:hAnsi="Roboto"/>
                    <w:color w:val="444746"/>
                    <w:sz w:val="21"/>
                    <w:szCs w:val="21"/>
                    <w:highlight w:val="white"/>
                    <w:rtl w:val="0"/>
                  </w:rPr>
                  <w:delText xml:space="preserve">(2) En 2027</w:delText>
                </w:r>
              </w:del>
            </w:sdtContent>
          </w:sdt>
        </w:p>
      </w:sdtContent>
    </w:sdt>
    <w:sdt>
      <w:sdtPr>
        <w:id w:val="184215185"/>
        <w:tag w:val="goog_rdk_578"/>
      </w:sdtPr>
      <w:sdtContent>
        <w:p w:rsidR="00000000" w:rsidDel="00000000" w:rsidP="00000000" w:rsidRDefault="00000000" w:rsidRPr="00000000" w14:paraId="000002B2">
          <w:pPr>
            <w:spacing w:after="40" w:before="40" w:lineRule="auto"/>
            <w:ind w:left="720" w:firstLine="0"/>
            <w:rPr>
              <w:del w:author="Dorothy Jane Bridges Kronick" w:id="83" w:date="2026-04-29T21:43:33Z"/>
              <w:rFonts w:ascii="Roboto" w:cs="Roboto" w:eastAsia="Roboto" w:hAnsi="Roboto"/>
              <w:color w:val="444746"/>
              <w:sz w:val="21"/>
              <w:szCs w:val="21"/>
              <w:highlight w:val="white"/>
            </w:rPr>
          </w:pPr>
          <w:sdt>
            <w:sdtPr>
              <w:id w:val="169393934"/>
              <w:tag w:val="goog_rdk_577"/>
            </w:sdtPr>
            <w:sdtContent>
              <w:del w:author="Dorothy Jane Bridges Kronick" w:id="83" w:date="2026-04-29T21:43:33Z">
                <w:r w:rsidDel="00000000" w:rsidR="00000000" w:rsidRPr="00000000">
                  <w:rPr>
                    <w:rFonts w:ascii="Roboto" w:cs="Roboto" w:eastAsia="Roboto" w:hAnsi="Roboto"/>
                    <w:color w:val="444746"/>
                    <w:sz w:val="21"/>
                    <w:szCs w:val="21"/>
                    <w:highlight w:val="white"/>
                    <w:rtl w:val="0"/>
                  </w:rPr>
                  <w:delText xml:space="preserve">(3) En 2028</w:delText>
                </w:r>
              </w:del>
            </w:sdtContent>
          </w:sdt>
        </w:p>
      </w:sdtContent>
    </w:sdt>
    <w:sdt>
      <w:sdtPr>
        <w:id w:val="59710479"/>
        <w:tag w:val="goog_rdk_580"/>
      </w:sdtPr>
      <w:sdtContent>
        <w:p w:rsidR="00000000" w:rsidDel="00000000" w:rsidP="00000000" w:rsidRDefault="00000000" w:rsidRPr="00000000" w14:paraId="000002B3">
          <w:pPr>
            <w:spacing w:after="40" w:before="40" w:lineRule="auto"/>
            <w:ind w:left="720" w:firstLine="0"/>
            <w:rPr>
              <w:del w:author="Dorothy Jane Bridges Kronick" w:id="83" w:date="2026-04-29T21:43:33Z"/>
              <w:rFonts w:ascii="Roboto" w:cs="Roboto" w:eastAsia="Roboto" w:hAnsi="Roboto"/>
              <w:color w:val="444746"/>
              <w:sz w:val="21"/>
              <w:szCs w:val="21"/>
              <w:highlight w:val="white"/>
            </w:rPr>
          </w:pPr>
          <w:sdt>
            <w:sdtPr>
              <w:id w:val="52009346"/>
              <w:tag w:val="goog_rdk_579"/>
            </w:sdtPr>
            <w:sdtContent>
              <w:del w:author="Dorothy Jane Bridges Kronick" w:id="83" w:date="2026-04-29T21:43:33Z">
                <w:r w:rsidDel="00000000" w:rsidR="00000000" w:rsidRPr="00000000">
                  <w:rPr>
                    <w:rFonts w:ascii="Roboto" w:cs="Roboto" w:eastAsia="Roboto" w:hAnsi="Roboto"/>
                    <w:color w:val="444746"/>
                    <w:sz w:val="21"/>
                    <w:szCs w:val="21"/>
                    <w:highlight w:val="white"/>
                    <w:rtl w:val="0"/>
                  </w:rPr>
                  <w:delText xml:space="preserve">(4) En 2032 según el calendario electoral.</w:delText>
                </w:r>
              </w:del>
            </w:sdtContent>
          </w:sdt>
        </w:p>
      </w:sdtContent>
    </w:sdt>
    <w:p w:rsidR="00000000" w:rsidDel="00000000" w:rsidP="00000000" w:rsidRDefault="00000000" w:rsidRPr="00000000" w14:paraId="000002B4">
      <w:pPr>
        <w:spacing w:after="40" w:before="40" w:lineRule="auto"/>
        <w:ind w:left="720" w:firstLine="0"/>
        <w:rPr>
          <w:b w:val="1"/>
          <w:bCs w:val="1"/>
        </w:rPr>
      </w:pPr>
      <w:sdt>
        <w:sdtPr>
          <w:id w:val="238192336"/>
          <w:tag w:val="goog_rdk_581"/>
        </w:sdtPr>
        <w:sdtContent>
          <w:del w:author="Dorothy Jane Bridges Kronick" w:id="83" w:date="2026-04-29T21:43:33Z">
            <w:r w:rsidDel="00000000" w:rsidR="00000000" w:rsidRPr="00000000">
              <w:rPr>
                <w:rFonts w:ascii="Roboto" w:cs="Roboto" w:eastAsia="Roboto" w:hAnsi="Roboto"/>
                <w:color w:val="444746"/>
                <w:sz w:val="21"/>
                <w:szCs w:val="21"/>
                <w:highlight w:val="white"/>
                <w:rtl w:val="0"/>
              </w:rPr>
              <w:delText xml:space="preserve">(99) No sabe, no responde</w:delText>
            </w:r>
          </w:del>
        </w:sdtContent>
      </w:sdt>
      <w:r w:rsidDel="00000000" w:rsidR="00000000" w:rsidRPr="00000000">
        <w:rPr>
          <w:rtl w:val="0"/>
        </w:rPr>
      </w:r>
    </w:p>
    <w:p w:rsidR="00000000" w:rsidDel="00000000" w:rsidP="00000000" w:rsidRDefault="00000000" w:rsidRPr="00000000" w14:paraId="000002B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B6">
      <w:pPr>
        <w:spacing w:after="60" w:before="120" w:lineRule="auto"/>
        <w:rPr/>
      </w:pPr>
      <w:r w:rsidDel="00000000" w:rsidR="00000000" w:rsidRPr="00000000">
        <w:rPr>
          <w:rFonts w:ascii="Arial" w:cs="Arial" w:eastAsia="Arial" w:hAnsi="Arial"/>
          <w:b w:val="1"/>
          <w:bCs w:val="1"/>
          <w:sz w:val="20"/>
          <w:szCs w:val="20"/>
          <w:rtl w:val="0"/>
        </w:rPr>
        <w:t xml:space="preserve">37. ¿Qué tan de acuerdo o en desacuerdo está con la siguiente afirmación: I am more hopeful about the country's future now than I was one year ago.</w:t>
      </w:r>
      <w:r w:rsidDel="00000000" w:rsidR="00000000" w:rsidRPr="00000000">
        <w:rPr>
          <w:rtl w:val="0"/>
        </w:rPr>
      </w:r>
    </w:p>
    <w:p w:rsidR="00000000" w:rsidDel="00000000" w:rsidP="00000000" w:rsidRDefault="00000000" w:rsidRPr="00000000" w14:paraId="000002B7">
      <w:pPr>
        <w:spacing w:after="40" w:before="40" w:lineRule="auto"/>
        <w:ind w:left="720" w:firstLine="0"/>
        <w:rPr/>
      </w:pPr>
      <w:r w:rsidDel="00000000" w:rsidR="00000000" w:rsidRPr="00000000">
        <w:rPr>
          <w:rFonts w:ascii="Arial" w:cs="Arial" w:eastAsia="Arial" w:hAnsi="Arial"/>
          <w:b w:val="1"/>
          <w:bCs w:val="1"/>
          <w:sz w:val="20"/>
          <w:szCs w:val="20"/>
          <w:rtl w:val="0"/>
        </w:rPr>
        <w:t xml:space="preserve">(1)  Muy de acuerdo</w:t>
      </w:r>
      <w:r w:rsidDel="00000000" w:rsidR="00000000" w:rsidRPr="00000000">
        <w:rPr>
          <w:rtl w:val="0"/>
        </w:rPr>
      </w:r>
    </w:p>
    <w:p w:rsidR="00000000" w:rsidDel="00000000" w:rsidP="00000000" w:rsidRDefault="00000000" w:rsidRPr="00000000" w14:paraId="000002B8">
      <w:pPr>
        <w:spacing w:after="40" w:before="40" w:lineRule="auto"/>
        <w:ind w:left="720" w:firstLine="0"/>
        <w:rPr/>
      </w:pPr>
      <w:r w:rsidDel="00000000" w:rsidR="00000000" w:rsidRPr="00000000">
        <w:rPr>
          <w:rFonts w:ascii="Arial" w:cs="Arial" w:eastAsia="Arial" w:hAnsi="Arial"/>
          <w:b w:val="1"/>
          <w:bCs w:val="1"/>
          <w:sz w:val="20"/>
          <w:szCs w:val="20"/>
          <w:rtl w:val="0"/>
        </w:rPr>
        <w:t xml:space="preserve">(2)  De acuerdo</w:t>
      </w:r>
      <w:r w:rsidDel="00000000" w:rsidR="00000000" w:rsidRPr="00000000">
        <w:rPr>
          <w:rtl w:val="0"/>
        </w:rPr>
      </w:r>
    </w:p>
    <w:p w:rsidR="00000000" w:rsidDel="00000000" w:rsidP="00000000" w:rsidRDefault="00000000" w:rsidRPr="00000000" w14:paraId="000002B9">
      <w:pPr>
        <w:spacing w:after="40" w:before="40" w:lineRule="auto"/>
        <w:ind w:left="720" w:firstLine="0"/>
        <w:rPr/>
      </w:pPr>
      <w:r w:rsidDel="00000000" w:rsidR="00000000" w:rsidRPr="00000000">
        <w:rPr>
          <w:rFonts w:ascii="Arial" w:cs="Arial" w:eastAsia="Arial" w:hAnsi="Arial"/>
          <w:b w:val="1"/>
          <w:bCs w:val="1"/>
          <w:sz w:val="20"/>
          <w:szCs w:val="20"/>
          <w:rtl w:val="0"/>
        </w:rPr>
        <w:t xml:space="preserve">(3)  Ni de acuerdo ni en desacuerdo</w:t>
      </w:r>
      <w:r w:rsidDel="00000000" w:rsidR="00000000" w:rsidRPr="00000000">
        <w:rPr>
          <w:rtl w:val="0"/>
        </w:rPr>
      </w:r>
    </w:p>
    <w:p w:rsidR="00000000" w:rsidDel="00000000" w:rsidP="00000000" w:rsidRDefault="00000000" w:rsidRPr="00000000" w14:paraId="000002BA">
      <w:pPr>
        <w:spacing w:after="40" w:before="40" w:lineRule="auto"/>
        <w:ind w:left="720" w:firstLine="0"/>
        <w:rPr/>
      </w:pPr>
      <w:r w:rsidDel="00000000" w:rsidR="00000000" w:rsidRPr="00000000">
        <w:rPr>
          <w:rFonts w:ascii="Arial" w:cs="Arial" w:eastAsia="Arial" w:hAnsi="Arial"/>
          <w:b w:val="1"/>
          <w:bCs w:val="1"/>
          <w:sz w:val="20"/>
          <w:szCs w:val="20"/>
          <w:rtl w:val="0"/>
        </w:rPr>
        <w:t xml:space="preserve">(4)  En desacuerdo</w:t>
      </w:r>
      <w:r w:rsidDel="00000000" w:rsidR="00000000" w:rsidRPr="00000000">
        <w:rPr>
          <w:rtl w:val="0"/>
        </w:rPr>
      </w:r>
    </w:p>
    <w:p w:rsidR="00000000" w:rsidDel="00000000" w:rsidP="00000000" w:rsidRDefault="00000000" w:rsidRPr="00000000" w14:paraId="000002BB">
      <w:pPr>
        <w:spacing w:after="40" w:before="40" w:lineRule="auto"/>
        <w:ind w:left="720" w:firstLine="0"/>
        <w:rPr/>
      </w:pPr>
      <w:r w:rsidDel="00000000" w:rsidR="00000000" w:rsidRPr="00000000">
        <w:rPr>
          <w:rFonts w:ascii="Arial" w:cs="Arial" w:eastAsia="Arial" w:hAnsi="Arial"/>
          <w:b w:val="1"/>
          <w:bCs w:val="1"/>
          <w:sz w:val="20"/>
          <w:szCs w:val="20"/>
          <w:rtl w:val="0"/>
        </w:rPr>
        <w:t xml:space="preserve">(5)  Muy en desacuerdo</w:t>
      </w:r>
      <w:r w:rsidDel="00000000" w:rsidR="00000000" w:rsidRPr="00000000">
        <w:rPr>
          <w:rtl w:val="0"/>
        </w:rPr>
      </w:r>
    </w:p>
    <w:p w:rsidR="00000000" w:rsidDel="00000000" w:rsidP="00000000" w:rsidRDefault="00000000" w:rsidRPr="00000000" w14:paraId="000002BC">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2BD">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2BE">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BF">
      <w:pPr>
        <w:spacing w:after="60" w:before="120" w:lineRule="auto"/>
        <w:rPr/>
      </w:pPr>
      <w:r w:rsidDel="00000000" w:rsidR="00000000" w:rsidRPr="00000000">
        <w:rPr>
          <w:rFonts w:ascii="Arial" w:cs="Arial" w:eastAsia="Arial" w:hAnsi="Arial"/>
          <w:b w:val="1"/>
          <w:bCs w:val="1"/>
          <w:sz w:val="20"/>
          <w:szCs w:val="20"/>
          <w:rtl w:val="0"/>
        </w:rPr>
        <w:t xml:space="preserve">38. Voy a leerle una lista de nombres. Para cada uno, dígame si reconoce a la persona. Si la reconoce, dígame si cree que actúa en interés de los venezolanos comunes: Sí, No, o no tiene suficiente información para </w:t>
      </w:r>
      <w:r w:rsidDel="00000000" w:rsidR="00000000" w:rsidRPr="00000000">
        <w:rPr>
          <w:rFonts w:ascii="Arial" w:cs="Arial" w:eastAsia="Arial" w:hAnsi="Arial"/>
          <w:b w:val="1"/>
          <w:bCs w:val="1"/>
          <w:sz w:val="20"/>
          <w:szCs w:val="20"/>
          <w:rtl w:val="0"/>
        </w:rPr>
        <w:t xml:space="preserve">decirlo</w:t>
      </w:r>
      <w:r w:rsidDel="00000000" w:rsidR="00000000" w:rsidRPr="00000000">
        <w:rPr>
          <w:rFonts w:ascii="Arial" w:cs="Arial" w:eastAsia="Arial" w:hAnsi="Arial"/>
          <w:b w:val="1"/>
          <w:bCs w:val="1"/>
          <w:sz w:val="20"/>
          <w:szCs w:val="20"/>
          <w:rtl w:val="0"/>
        </w:rPr>
        <w:t xml:space="preserve">. RANDOMIZE ORDER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smallCaps w:val="1"/>
                <w:color w:val="333333"/>
                <w:sz w:val="18"/>
                <w:szCs w:val="18"/>
                <w:rtl w:val="0"/>
              </w:rPr>
              <w:t xml:space="preserve">LEER CADA NOMBRE. REGISTRE CÓDIGOS: 0 = NO RECONOCE; 1 = SÍ; 2 = NO; 3 = INFORMACIÓN INSUFICIENTE. REGISTRE 99 PARA NS/NR.</w:t>
            </w:r>
            <w:r w:rsidDel="00000000" w:rsidR="00000000" w:rsidRPr="00000000">
              <w:rPr>
                <w:rtl w:val="0"/>
              </w:rPr>
            </w:r>
          </w:p>
        </w:tc>
      </w:tr>
    </w:tbl>
    <w:p w:rsidR="00000000" w:rsidDel="00000000" w:rsidP="00000000" w:rsidRDefault="00000000" w:rsidRPr="00000000" w14:paraId="000002C1">
      <w:pPr>
        <w:spacing w:after="60" w:lineRule="auto"/>
        <w:rPr/>
      </w:pPr>
      <w:r w:rsidDel="00000000" w:rsidR="00000000" w:rsidRPr="00000000">
        <w:rPr>
          <w:rtl w:val="0"/>
        </w:rPr>
      </w:r>
    </w:p>
    <w:p w:rsidR="00000000" w:rsidDel="00000000" w:rsidP="00000000" w:rsidRDefault="00000000" w:rsidRPr="00000000" w14:paraId="000002C2">
      <w:pPr>
        <w:spacing w:after="40" w:before="60" w:lineRule="auto"/>
        <w:ind w:left="480" w:firstLine="0"/>
        <w:rPr/>
      </w:pPr>
      <w:r w:rsidDel="00000000" w:rsidR="00000000" w:rsidRPr="00000000">
        <w:rPr>
          <w:sz w:val="20"/>
          <w:szCs w:val="20"/>
          <w:rtl w:val="0"/>
        </w:rPr>
        <w:t xml:space="preserve">Nicolás Maduro                  0=Desconoce   1=Sí   2=No   3=Info insuf.   99=NS/NR</w:t>
      </w:r>
      <w:r w:rsidDel="00000000" w:rsidR="00000000" w:rsidRPr="00000000">
        <w:rPr>
          <w:rtl w:val="0"/>
        </w:rPr>
      </w:r>
    </w:p>
    <w:p w:rsidR="00000000" w:rsidDel="00000000" w:rsidP="00000000" w:rsidRDefault="00000000" w:rsidRPr="00000000" w14:paraId="000002C3">
      <w:pPr>
        <w:spacing w:after="40" w:before="60" w:lineRule="auto"/>
        <w:ind w:left="480" w:firstLine="0"/>
        <w:rPr/>
      </w:pPr>
      <w:r w:rsidDel="00000000" w:rsidR="00000000" w:rsidRPr="00000000">
        <w:rPr>
          <w:sz w:val="20"/>
          <w:szCs w:val="20"/>
          <w:rtl w:val="0"/>
        </w:rPr>
        <w:t xml:space="preserve">Delcy Rodríguez                 0=Desconoce   1=Sí   2=No   3=Info insuf.   99=NS/NR</w:t>
      </w:r>
      <w:r w:rsidDel="00000000" w:rsidR="00000000" w:rsidRPr="00000000">
        <w:rPr>
          <w:rtl w:val="0"/>
        </w:rPr>
      </w:r>
    </w:p>
    <w:p w:rsidR="00000000" w:rsidDel="00000000" w:rsidP="00000000" w:rsidRDefault="00000000" w:rsidRPr="00000000" w14:paraId="000002C4">
      <w:pPr>
        <w:spacing w:after="40" w:before="60" w:lineRule="auto"/>
        <w:ind w:left="480" w:firstLine="0"/>
        <w:rPr/>
      </w:pPr>
      <w:r w:rsidDel="00000000" w:rsidR="00000000" w:rsidRPr="00000000">
        <w:rPr>
          <w:sz w:val="20"/>
          <w:szCs w:val="20"/>
          <w:rtl w:val="0"/>
        </w:rPr>
        <w:t xml:space="preserve">Vladimir Padrino                0=Desconoce   1=Sí   2=No   3=Info insuf.   99=NS/NR</w:t>
      </w:r>
      <w:r w:rsidDel="00000000" w:rsidR="00000000" w:rsidRPr="00000000">
        <w:rPr>
          <w:rtl w:val="0"/>
        </w:rPr>
      </w:r>
    </w:p>
    <w:p w:rsidR="00000000" w:rsidDel="00000000" w:rsidP="00000000" w:rsidRDefault="00000000" w:rsidRPr="00000000" w14:paraId="000002C5">
      <w:pPr>
        <w:spacing w:after="40" w:before="60" w:lineRule="auto"/>
        <w:ind w:left="480" w:firstLine="0"/>
        <w:rPr>
          <w:sz w:val="20"/>
          <w:szCs w:val="20"/>
        </w:rPr>
      </w:pPr>
      <w:r w:rsidDel="00000000" w:rsidR="00000000" w:rsidRPr="00000000">
        <w:rPr>
          <w:sz w:val="20"/>
          <w:szCs w:val="20"/>
          <w:rtl w:val="0"/>
        </w:rPr>
        <w:t xml:space="preserve">Diosdado Cabello                0=Desconoce   1=Sí   2=No   3=Info insuf.   99=NS/NR</w:t>
      </w:r>
    </w:p>
    <w:p w:rsidR="00000000" w:rsidDel="00000000" w:rsidP="00000000" w:rsidRDefault="00000000" w:rsidRPr="00000000" w14:paraId="000002C6">
      <w:pPr>
        <w:spacing w:after="40" w:before="60" w:lineRule="auto"/>
        <w:ind w:left="480" w:firstLine="0"/>
        <w:rPr/>
      </w:pPr>
      <w:r w:rsidDel="00000000" w:rsidR="00000000" w:rsidRPr="00000000">
        <w:rPr>
          <w:rtl w:val="0"/>
        </w:rPr>
        <w:t xml:space="preserve">Enrique Márquez</w:t>
      </w:r>
    </w:p>
    <w:p w:rsidR="00000000" w:rsidDel="00000000" w:rsidP="00000000" w:rsidRDefault="00000000" w:rsidRPr="00000000" w14:paraId="000002C7">
      <w:pPr>
        <w:spacing w:after="40" w:before="60" w:lineRule="auto"/>
        <w:ind w:left="480" w:firstLine="0"/>
        <w:rPr/>
      </w:pPr>
      <w:r w:rsidDel="00000000" w:rsidR="00000000" w:rsidRPr="00000000">
        <w:rPr>
          <w:rtl w:val="0"/>
        </w:rPr>
        <w:t xml:space="preserve">Tarek William Saab</w:t>
      </w:r>
    </w:p>
    <w:sdt>
      <w:sdtPr>
        <w:id w:val="-1739615722"/>
        <w:tag w:val="goog_rdk_583"/>
      </w:sdtPr>
      <w:sdtContent>
        <w:p w:rsidR="00000000" w:rsidDel="00000000" w:rsidP="00000000" w:rsidRDefault="00000000" w:rsidRPr="00000000" w14:paraId="000002C8">
          <w:pPr>
            <w:spacing w:after="40" w:before="60" w:lineRule="auto"/>
            <w:ind w:left="480" w:firstLine="0"/>
            <w:rPr>
              <w:ins w:author="Dorothy Jane Bridges Kronick" w:id="84" w:date="2026-04-29T21:44:47Z"/>
            </w:rPr>
          </w:pPr>
          <w:r w:rsidDel="00000000" w:rsidR="00000000" w:rsidRPr="00000000">
            <w:rPr>
              <w:rtl w:val="0"/>
            </w:rPr>
            <w:t xml:space="preserve">Larry Davoe </w:t>
          </w:r>
          <w:sdt>
            <w:sdtPr>
              <w:id w:val="987304091"/>
              <w:tag w:val="goog_rdk_582"/>
            </w:sdtPr>
            <w:sdtContent>
              <w:ins w:author="Dorothy Jane Bridges Kronick" w:id="84" w:date="2026-04-29T21:44:47Z">
                <w:r w:rsidDel="00000000" w:rsidR="00000000" w:rsidRPr="00000000">
                  <w:rPr>
                    <w:rtl w:val="0"/>
                  </w:rPr>
                </w:r>
              </w:ins>
            </w:sdtContent>
          </w:sdt>
        </w:p>
      </w:sdtContent>
    </w:sdt>
    <w:p w:rsidR="00000000" w:rsidDel="00000000" w:rsidP="00000000" w:rsidRDefault="00000000" w:rsidRPr="00000000" w14:paraId="000002C9">
      <w:pPr>
        <w:spacing w:after="40" w:before="60" w:lineRule="auto"/>
        <w:ind w:left="480" w:firstLine="0"/>
        <w:rPr/>
      </w:pPr>
      <w:sdt>
        <w:sdtPr>
          <w:id w:val="1524227969"/>
          <w:tag w:val="goog_rdk_584"/>
        </w:sdtPr>
        <w:sdtContent>
          <w:ins w:author="Dorothy Jane Bridges Kronick" w:id="84" w:date="2026-04-29T21:44:47Z">
            <w:r w:rsidDel="00000000" w:rsidR="00000000" w:rsidRPr="00000000">
              <w:rPr>
                <w:rtl w:val="0"/>
              </w:rPr>
              <w:t xml:space="preserve">Gustavo Gonz</w:t>
            </w:r>
          </w:ins>
          <w:sdt>
            <w:sdtPr>
              <w:id w:val="-879432268"/>
              <w:tag w:val="goog_rdk_585"/>
            </w:sdtPr>
            <w:sdtContent>
              <w:ins w:author="Dorothy Jane Bridges Kronick" w:id="84" w:date="2026-04-29T21:44:47Z">
                <w:r w:rsidDel="00000000" w:rsidR="00000000" w:rsidRPr="00000000">
                  <w:rPr>
                    <w:rtl w:val="0"/>
                    <w:rPrChange w:author="Dorothy Jane Bridges Kronick" w:id="85" w:date="2026-04-29T21:44:47Z">
                      <w:rPr/>
                    </w:rPrChange>
                  </w:rPr>
                  <w:t xml:space="preserve">ález López</w:t>
                </w:r>
              </w:ins>
            </w:sdtContent>
          </w:sdt>
          <w:ins w:author="Dorothy Jane Bridges Kronick" w:id="84" w:date="2026-04-29T21:44:47Z"/>
        </w:sdtContent>
      </w:sdt>
      <w:r w:rsidDel="00000000" w:rsidR="00000000" w:rsidRPr="00000000">
        <w:rPr>
          <w:rtl w:val="0"/>
        </w:rPr>
      </w:r>
    </w:p>
    <w:p w:rsidR="00000000" w:rsidDel="00000000" w:rsidP="00000000" w:rsidRDefault="00000000" w:rsidRPr="00000000" w14:paraId="000002CA">
      <w:pPr>
        <w:spacing w:after="40" w:before="60" w:lineRule="auto"/>
        <w:ind w:left="480" w:firstLine="0"/>
        <w:rPr/>
      </w:pPr>
      <w:r w:rsidDel="00000000" w:rsidR="00000000" w:rsidRPr="00000000">
        <w:rPr>
          <w:rtl w:val="0"/>
        </w:rPr>
        <w:t xml:space="preserve">Henrique Capriles</w:t>
      </w:r>
    </w:p>
    <w:p w:rsidR="00000000" w:rsidDel="00000000" w:rsidP="00000000" w:rsidRDefault="00000000" w:rsidRPr="00000000" w14:paraId="000002CB">
      <w:pPr>
        <w:spacing w:after="40" w:before="60" w:lineRule="auto"/>
        <w:ind w:left="480" w:firstLine="0"/>
        <w:rPr/>
      </w:pPr>
      <w:r w:rsidDel="00000000" w:rsidR="00000000" w:rsidRPr="00000000">
        <w:rPr>
          <w:rtl w:val="0"/>
        </w:rPr>
        <w:t xml:space="preserve">Juan Pablo Guanipa</w:t>
      </w:r>
    </w:p>
    <w:p w:rsidR="00000000" w:rsidDel="00000000" w:rsidP="00000000" w:rsidRDefault="00000000" w:rsidRPr="00000000" w14:paraId="000002CC">
      <w:pPr>
        <w:spacing w:after="40" w:before="60" w:lineRule="auto"/>
        <w:ind w:left="480" w:firstLine="0"/>
        <w:rPr/>
      </w:pPr>
      <w:r w:rsidDel="00000000" w:rsidR="00000000" w:rsidRPr="00000000">
        <w:rPr>
          <w:sz w:val="20"/>
          <w:szCs w:val="20"/>
          <w:rtl w:val="0"/>
        </w:rPr>
        <w:t xml:space="preserve">María Corina Machado            0=Desconoce   1=Sí   2=No   3=Info insuf.   99=NS/NR</w:t>
      </w:r>
      <w:r w:rsidDel="00000000" w:rsidR="00000000" w:rsidRPr="00000000">
        <w:rPr>
          <w:rtl w:val="0"/>
        </w:rPr>
      </w:r>
    </w:p>
    <w:p w:rsidR="00000000" w:rsidDel="00000000" w:rsidP="00000000" w:rsidRDefault="00000000" w:rsidRPr="00000000" w14:paraId="000002CD">
      <w:pPr>
        <w:spacing w:after="40" w:before="60" w:lineRule="auto"/>
        <w:ind w:left="480" w:firstLine="0"/>
        <w:rPr/>
      </w:pPr>
      <w:r w:rsidDel="00000000" w:rsidR="00000000" w:rsidRPr="00000000">
        <w:rPr>
          <w:sz w:val="20"/>
          <w:szCs w:val="20"/>
          <w:rtl w:val="0"/>
        </w:rPr>
        <w:t xml:space="preserve">Edmundo González                0=Desconoce   1=Sí   2=No   3=Info insuf.   99=NS/NR</w:t>
      </w:r>
      <w:r w:rsidDel="00000000" w:rsidR="00000000" w:rsidRPr="00000000">
        <w:rPr>
          <w:rtl w:val="0"/>
        </w:rPr>
      </w:r>
    </w:p>
    <w:p w:rsidR="00000000" w:rsidDel="00000000" w:rsidP="00000000" w:rsidRDefault="00000000" w:rsidRPr="00000000" w14:paraId="000002CE">
      <w:pPr>
        <w:spacing w:after="40" w:before="60" w:lineRule="auto"/>
        <w:ind w:left="480" w:firstLine="0"/>
        <w:rPr/>
      </w:pPr>
      <w:r w:rsidDel="00000000" w:rsidR="00000000" w:rsidRPr="00000000">
        <w:rPr>
          <w:sz w:val="20"/>
          <w:szCs w:val="20"/>
          <w:rtl w:val="0"/>
        </w:rPr>
        <w:t xml:space="preserve">Donald Trump                    0=Desconoce   1=Sí   2=No   3=Info insuf.   99=NS/NR</w:t>
      </w:r>
      <w:r w:rsidDel="00000000" w:rsidR="00000000" w:rsidRPr="00000000">
        <w:rPr>
          <w:rtl w:val="0"/>
        </w:rPr>
      </w:r>
    </w:p>
    <w:p w:rsidR="00000000" w:rsidDel="00000000" w:rsidP="00000000" w:rsidRDefault="00000000" w:rsidRPr="00000000" w14:paraId="000002CF">
      <w:pPr>
        <w:spacing w:after="40" w:before="60" w:lineRule="auto"/>
        <w:ind w:left="480" w:firstLine="0"/>
        <w:rPr/>
      </w:pPr>
      <w:r w:rsidDel="00000000" w:rsidR="00000000" w:rsidRPr="00000000">
        <w:rPr>
          <w:sz w:val="20"/>
          <w:szCs w:val="20"/>
          <w:rtl w:val="0"/>
        </w:rPr>
        <w:t xml:space="preserve">Marco Rubio                     0=Desconoce   1=Sí   2=No   3=Info insuf.   99=NS/NR</w:t>
      </w:r>
      <w:r w:rsidDel="00000000" w:rsidR="00000000" w:rsidRPr="00000000">
        <w:rPr>
          <w:rtl w:val="0"/>
        </w:rPr>
      </w:r>
    </w:p>
    <w:p w:rsidR="00000000" w:rsidDel="00000000" w:rsidP="00000000" w:rsidRDefault="00000000" w:rsidRPr="00000000" w14:paraId="000002D0">
      <w:pPr>
        <w:spacing w:after="40" w:before="60" w:lineRule="auto"/>
        <w:ind w:left="480" w:firstLine="0"/>
        <w:rPr/>
      </w:pPr>
      <w:r w:rsidDel="00000000" w:rsidR="00000000" w:rsidRPr="00000000">
        <w:rPr>
          <w:sz w:val="20"/>
          <w:szCs w:val="20"/>
          <w:rtl w:val="0"/>
        </w:rPr>
        <w:t xml:space="preserve">Jorge Rodríguez                 0=Desconoce   1=Sí   2=No   3=Info insuf.   99=NS/NR</w:t>
      </w:r>
      <w:r w:rsidDel="00000000" w:rsidR="00000000" w:rsidRPr="00000000">
        <w:rPr>
          <w:rtl w:val="0"/>
        </w:rPr>
      </w:r>
    </w:p>
    <w:p w:rsidR="00000000" w:rsidDel="00000000" w:rsidP="00000000" w:rsidRDefault="00000000" w:rsidRPr="00000000" w14:paraId="000002D1">
      <w:pPr>
        <w:spacing w:after="40" w:before="60" w:lineRule="auto"/>
        <w:ind w:left="480" w:firstLine="0"/>
        <w:rPr/>
      </w:pPr>
      <w:r w:rsidDel="00000000" w:rsidR="00000000" w:rsidRPr="00000000">
        <w:rPr>
          <w:sz w:val="20"/>
          <w:szCs w:val="20"/>
          <w:rtl w:val="0"/>
        </w:rPr>
        <w:t xml:space="preserve">Hugo Chávez                     0=Desconoce   1=Sí   2=No   3=Info insuf.   99=NS/NR</w:t>
      </w:r>
      <w:r w:rsidDel="00000000" w:rsidR="00000000" w:rsidRPr="00000000">
        <w:rPr>
          <w:rtl w:val="0"/>
        </w:rPr>
      </w:r>
    </w:p>
    <w:p w:rsidR="00000000" w:rsidDel="00000000" w:rsidP="00000000" w:rsidRDefault="00000000" w:rsidRPr="00000000" w14:paraId="000002D2">
      <w:pPr>
        <w:spacing w:after="40" w:before="60" w:lineRule="auto"/>
        <w:ind w:left="480" w:firstLine="0"/>
        <w:rPr>
          <w:sz w:val="20"/>
          <w:szCs w:val="20"/>
        </w:rPr>
      </w:pPr>
      <w:r w:rsidDel="00000000" w:rsidR="00000000" w:rsidRPr="00000000">
        <w:rPr>
          <w:sz w:val="20"/>
          <w:szCs w:val="20"/>
          <w:rtl w:val="0"/>
        </w:rPr>
        <w:t xml:space="preserve">Carlos Andrés Pérez             0=Desconoce   1=Sí   2=No   3=Info insuf.   99=NS/NR</w:t>
      </w:r>
    </w:p>
    <w:sdt>
      <w:sdtPr>
        <w:id w:val="-563200063"/>
        <w:tag w:val="goog_rdk_589"/>
      </w:sdtPr>
      <w:sdtContent>
        <w:p w:rsidR="00000000" w:rsidDel="00000000" w:rsidP="00000000" w:rsidRDefault="00000000" w:rsidRPr="00000000" w14:paraId="000002D3">
          <w:pPr>
            <w:spacing w:after="40" w:before="60" w:lineRule="auto"/>
            <w:ind w:left="480" w:firstLine="0"/>
            <w:rPr>
              <w:ins w:author="Dorothy Jane Bridges Kronick" w:id="86" w:date="2026-04-29T21:44:57Z"/>
              <w:rPrChange w:author="Dorothy Jane Bridges Kronick" w:id="87" w:date="2026-04-29T21:44:57Z">
                <w:rPr>
                  <w:sz w:val="20"/>
                  <w:szCs w:val="20"/>
                </w:rPr>
              </w:rPrChange>
            </w:rPr>
          </w:pPr>
          <w:sdt>
            <w:sdtPr>
              <w:id w:val="1720154641"/>
              <w:tag w:val="goog_rdk_587"/>
            </w:sdtPr>
            <w:sdtContent>
              <w:ins w:author="Dorothy Jane Bridges Kronick" w:id="86" w:date="2026-04-29T21:44:57Z"/>
              <w:sdt>
                <w:sdtPr>
                  <w:id w:val="475125897"/>
                  <w:tag w:val="goog_rdk_588"/>
                </w:sdtPr>
                <w:sdtContent>
                  <w:ins w:author="Dorothy Jane Bridges Kronick" w:id="86" w:date="2026-04-29T21:44:57Z">
                    <w:r w:rsidDel="00000000" w:rsidR="00000000" w:rsidRPr="00000000">
                      <w:rPr>
                        <w:rtl w:val="0"/>
                        <w:rPrChange w:author="Dorothy Jane Bridges Kronick" w:id="87" w:date="2026-04-29T21:44:57Z">
                          <w:rPr>
                            <w:sz w:val="20"/>
                            <w:szCs w:val="20"/>
                          </w:rPr>
                        </w:rPrChange>
                      </w:rPr>
                      <w:t xml:space="preserve">Tarek El Aissami </w:t>
                    </w:r>
                  </w:ins>
                </w:sdtContent>
              </w:sdt>
              <w:ins w:author="Dorothy Jane Bridges Kronick" w:id="86" w:date="2026-04-29T21:44:57Z"/>
            </w:sdtContent>
          </w:sdt>
        </w:p>
      </w:sdtContent>
    </w:sdt>
    <w:p w:rsidR="00000000" w:rsidDel="00000000" w:rsidP="00000000" w:rsidRDefault="00000000" w:rsidRPr="00000000" w14:paraId="000002D4">
      <w:pPr>
        <w:spacing w:after="40" w:before="60" w:lineRule="auto"/>
        <w:ind w:left="480" w:firstLine="0"/>
        <w:rPr/>
      </w:pPr>
      <w:r w:rsidDel="00000000" w:rsidR="00000000" w:rsidRPr="00000000">
        <w:rPr>
          <w:rtl w:val="0"/>
        </w:rPr>
      </w:r>
    </w:p>
    <w:p w:rsidR="00000000" w:rsidDel="00000000" w:rsidP="00000000" w:rsidRDefault="00000000" w:rsidRPr="00000000" w14:paraId="000002D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D6">
      <w:pPr>
        <w:spacing w:after="60" w:before="120" w:lineRule="auto"/>
        <w:rPr>
          <w:highlight w:val="green"/>
        </w:rPr>
      </w:pPr>
      <w:sdt>
        <w:sdtPr>
          <w:id w:val="-313632179"/>
          <w:tag w:val="goog_rdk_590"/>
        </w:sdtPr>
        <w:sdtContent>
          <w:commentRangeStart w:id="41"/>
        </w:sdtContent>
      </w:sdt>
      <w:r w:rsidDel="00000000" w:rsidR="00000000" w:rsidRPr="00000000">
        <w:rPr>
          <w:rFonts w:ascii="Arial" w:cs="Arial" w:eastAsia="Arial" w:hAnsi="Arial"/>
          <w:b w:val="1"/>
          <w:bCs w:val="1"/>
          <w:sz w:val="20"/>
          <w:szCs w:val="20"/>
          <w:rtl w:val="0"/>
        </w:rPr>
        <w:t xml:space="preserve">39. En las elecciones presidenciales de 2024, ¿cuál de las siguientes opciones describe mejor lo que hizo usted?</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2D7">
      <w:pPr>
        <w:spacing w:after="40" w:before="40" w:lineRule="auto"/>
        <w:ind w:left="720" w:firstLine="0"/>
        <w:rPr/>
      </w:pPr>
      <w:r w:rsidDel="00000000" w:rsidR="00000000" w:rsidRPr="00000000">
        <w:rPr>
          <w:rFonts w:ascii="Arial" w:cs="Arial" w:eastAsia="Arial" w:hAnsi="Arial"/>
          <w:b w:val="1"/>
          <w:bCs w:val="1"/>
          <w:sz w:val="20"/>
          <w:szCs w:val="20"/>
          <w:rtl w:val="0"/>
        </w:rPr>
        <w:t xml:space="preserve">(1)  Voté por Nicolás Maduro</w:t>
      </w:r>
      <w:r w:rsidDel="00000000" w:rsidR="00000000" w:rsidRPr="00000000">
        <w:rPr>
          <w:rtl w:val="0"/>
        </w:rPr>
      </w:r>
    </w:p>
    <w:p w:rsidR="00000000" w:rsidDel="00000000" w:rsidP="00000000" w:rsidRDefault="00000000" w:rsidRPr="00000000" w14:paraId="000002D8">
      <w:pPr>
        <w:spacing w:after="40" w:before="40" w:lineRule="auto"/>
        <w:ind w:left="720" w:firstLine="0"/>
        <w:rPr/>
      </w:pPr>
      <w:r w:rsidDel="00000000" w:rsidR="00000000" w:rsidRPr="00000000">
        <w:rPr>
          <w:rFonts w:ascii="Arial" w:cs="Arial" w:eastAsia="Arial" w:hAnsi="Arial"/>
          <w:b w:val="1"/>
          <w:bCs w:val="1"/>
          <w:sz w:val="20"/>
          <w:szCs w:val="20"/>
          <w:rtl w:val="0"/>
        </w:rPr>
        <w:t xml:space="preserve">(2)  Voté por Edmundo González</w:t>
      </w:r>
      <w:r w:rsidDel="00000000" w:rsidR="00000000" w:rsidRPr="00000000">
        <w:rPr>
          <w:rtl w:val="0"/>
        </w:rPr>
      </w:r>
    </w:p>
    <w:p w:rsidR="00000000" w:rsidDel="00000000" w:rsidP="00000000" w:rsidRDefault="00000000" w:rsidRPr="00000000" w14:paraId="000002D9">
      <w:pPr>
        <w:spacing w:after="40" w:before="40" w:lineRule="auto"/>
        <w:ind w:left="720" w:firstLine="0"/>
        <w:rPr/>
      </w:pPr>
      <w:r w:rsidDel="00000000" w:rsidR="00000000" w:rsidRPr="00000000">
        <w:rPr>
          <w:rFonts w:ascii="Arial" w:cs="Arial" w:eastAsia="Arial" w:hAnsi="Arial"/>
          <w:b w:val="1"/>
          <w:bCs w:val="1"/>
          <w:sz w:val="20"/>
          <w:szCs w:val="20"/>
          <w:rtl w:val="0"/>
        </w:rPr>
        <w:t xml:space="preserve">(3)  Voté por otro candidato</w:t>
      </w:r>
      <w:r w:rsidDel="00000000" w:rsidR="00000000" w:rsidRPr="00000000">
        <w:rPr>
          <w:rtl w:val="0"/>
        </w:rPr>
      </w:r>
    </w:p>
    <w:p w:rsidR="00000000" w:rsidDel="00000000" w:rsidP="00000000" w:rsidRDefault="00000000" w:rsidRPr="00000000" w14:paraId="000002DA">
      <w:pPr>
        <w:spacing w:after="40" w:before="40" w:lineRule="auto"/>
        <w:ind w:left="720" w:firstLine="0"/>
        <w:rPr/>
      </w:pPr>
      <w:r w:rsidDel="00000000" w:rsidR="00000000" w:rsidRPr="00000000">
        <w:rPr>
          <w:rFonts w:ascii="Arial" w:cs="Arial" w:eastAsia="Arial" w:hAnsi="Arial"/>
          <w:b w:val="1"/>
          <w:bCs w:val="1"/>
          <w:sz w:val="20"/>
          <w:szCs w:val="20"/>
          <w:rtl w:val="0"/>
        </w:rPr>
        <w:t xml:space="preserve">(4)  No voté</w:t>
      </w:r>
      <w:r w:rsidDel="00000000" w:rsidR="00000000" w:rsidRPr="00000000">
        <w:rPr>
          <w:rtl w:val="0"/>
        </w:rPr>
      </w:r>
    </w:p>
    <w:p w:rsidR="00000000" w:rsidDel="00000000" w:rsidP="00000000" w:rsidRDefault="00000000" w:rsidRPr="00000000" w14:paraId="000002DB">
      <w:pPr>
        <w:spacing w:after="40" w:before="40" w:lineRule="auto"/>
        <w:ind w:left="720" w:firstLine="0"/>
        <w:rPr/>
      </w:pPr>
      <w:r w:rsidDel="00000000" w:rsidR="00000000" w:rsidRPr="00000000">
        <w:rPr>
          <w:rFonts w:ascii="Arial" w:cs="Arial" w:eastAsia="Arial" w:hAnsi="Arial"/>
          <w:b w:val="1"/>
          <w:bCs w:val="1"/>
          <w:sz w:val="20"/>
          <w:szCs w:val="20"/>
          <w:rtl w:val="0"/>
        </w:rPr>
        <w:t xml:space="preserve">(5)  No tenía edad suficiente para votar</w:t>
      </w:r>
      <w:r w:rsidDel="00000000" w:rsidR="00000000" w:rsidRPr="00000000">
        <w:rPr>
          <w:rtl w:val="0"/>
        </w:rPr>
      </w:r>
    </w:p>
    <w:p w:rsidR="00000000" w:rsidDel="00000000" w:rsidP="00000000" w:rsidRDefault="00000000" w:rsidRPr="00000000" w14:paraId="000002DC">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 prefiere no decir  [NO LEER]</w:t>
      </w:r>
      <w:r w:rsidDel="00000000" w:rsidR="00000000" w:rsidRPr="00000000">
        <w:rPr>
          <w:rtl w:val="0"/>
        </w:rPr>
      </w:r>
    </w:p>
    <w:p w:rsidR="00000000" w:rsidDel="00000000" w:rsidP="00000000" w:rsidRDefault="00000000" w:rsidRPr="00000000" w14:paraId="000002DD">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2DE">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DF">
      <w:pPr>
        <w:spacing w:after="60" w:before="120" w:lineRule="auto"/>
        <w:rPr/>
      </w:pPr>
      <w:r w:rsidDel="00000000" w:rsidR="00000000" w:rsidRPr="00000000">
        <w:rPr>
          <w:rFonts w:ascii="Arial" w:cs="Arial" w:eastAsia="Arial" w:hAnsi="Arial"/>
          <w:b w:val="1"/>
          <w:bCs w:val="1"/>
          <w:sz w:val="20"/>
          <w:szCs w:val="20"/>
          <w:rtl w:val="0"/>
        </w:rPr>
        <w:t xml:space="preserve">40. Si hubiera una elección presidencial este fin de semana con </w:t>
      </w:r>
      <w:r w:rsidDel="00000000" w:rsidR="00000000" w:rsidRPr="00000000">
        <w:rPr>
          <w:b w:val="1"/>
          <w:bCs w:val="1"/>
          <w:rtl w:val="0"/>
        </w:rPr>
        <w:t xml:space="preserve">las siguiente cinco opciones</w:t>
      </w:r>
      <w:r w:rsidDel="00000000" w:rsidR="00000000" w:rsidRPr="00000000">
        <w:rPr>
          <w:rFonts w:ascii="Arial" w:cs="Arial" w:eastAsia="Arial" w:hAnsi="Arial"/>
          <w:b w:val="1"/>
          <w:bCs w:val="1"/>
          <w:sz w:val="20"/>
          <w:szCs w:val="20"/>
          <w:rtl w:val="0"/>
        </w:rPr>
        <w:t xml:space="preserve">, ¿qué haría?</w:t>
      </w:r>
      <w:r w:rsidDel="00000000" w:rsidR="00000000" w:rsidRPr="00000000">
        <w:rPr>
          <w:rtl w:val="0"/>
        </w:rPr>
      </w:r>
    </w:p>
    <w:p w:rsidR="00000000" w:rsidDel="00000000" w:rsidP="00000000" w:rsidRDefault="00000000" w:rsidRPr="00000000" w14:paraId="000002E0">
      <w:pPr>
        <w:spacing w:after="40" w:before="40" w:lineRule="auto"/>
        <w:ind w:left="720" w:firstLine="0"/>
        <w:rPr/>
      </w:pPr>
      <w:r w:rsidDel="00000000" w:rsidR="00000000" w:rsidRPr="00000000">
        <w:rPr>
          <w:rFonts w:ascii="Arial" w:cs="Arial" w:eastAsia="Arial" w:hAnsi="Arial"/>
          <w:b w:val="1"/>
          <w:bCs w:val="1"/>
          <w:sz w:val="20"/>
          <w:szCs w:val="20"/>
          <w:rtl w:val="0"/>
        </w:rPr>
        <w:t xml:space="preserve">(1)  Votar por Delcy Rodríguez</w:t>
      </w:r>
      <w:r w:rsidDel="00000000" w:rsidR="00000000" w:rsidRPr="00000000">
        <w:rPr>
          <w:rtl w:val="0"/>
        </w:rPr>
      </w:r>
    </w:p>
    <w:p w:rsidR="00000000" w:rsidDel="00000000" w:rsidP="00000000" w:rsidRDefault="00000000" w:rsidRPr="00000000" w14:paraId="000002E1">
      <w:pPr>
        <w:spacing w:after="40" w:before="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Votar por María Corina Machado</w:t>
      </w:r>
    </w:p>
    <w:p w:rsidR="00000000" w:rsidDel="00000000" w:rsidP="00000000" w:rsidRDefault="00000000" w:rsidRPr="00000000" w14:paraId="000002E2">
      <w:pPr>
        <w:spacing w:after="40" w:before="40" w:lineRule="auto"/>
        <w:ind w:left="720" w:firstLine="0"/>
        <w:rPr>
          <w:b w:val="1"/>
          <w:bCs w:val="1"/>
        </w:rPr>
      </w:pPr>
      <w:r w:rsidDel="00000000" w:rsidR="00000000" w:rsidRPr="00000000">
        <w:rPr>
          <w:b w:val="1"/>
          <w:bCs w:val="1"/>
          <w:rtl w:val="0"/>
        </w:rPr>
        <w:t xml:space="preserve">(3)  Votar por Enrique Márquez</w:t>
      </w:r>
    </w:p>
    <w:p w:rsidR="00000000" w:rsidDel="00000000" w:rsidP="00000000" w:rsidRDefault="00000000" w:rsidRPr="00000000" w14:paraId="000002E3">
      <w:pPr>
        <w:spacing w:after="40" w:before="40" w:lineRule="auto"/>
        <w:ind w:left="720" w:firstLine="0"/>
        <w:rPr/>
      </w:pPr>
      <w:r w:rsidDel="00000000" w:rsidR="00000000" w:rsidRPr="00000000">
        <w:rPr>
          <w:rFonts w:ascii="Arial" w:cs="Arial" w:eastAsia="Arial" w:hAnsi="Arial"/>
          <w:b w:val="1"/>
          <w:bCs w:val="1"/>
          <w:sz w:val="20"/>
          <w:szCs w:val="20"/>
          <w:rtl w:val="0"/>
        </w:rPr>
        <w:t xml:space="preserve">(3)  Votar por </w:t>
      </w:r>
      <w:r w:rsidDel="00000000" w:rsidR="00000000" w:rsidRPr="00000000">
        <w:rPr>
          <w:b w:val="1"/>
          <w:bCs w:val="1"/>
          <w:rtl w:val="0"/>
        </w:rPr>
        <w:t xml:space="preserve">otro</w:t>
      </w:r>
      <w:r w:rsidDel="00000000" w:rsidR="00000000" w:rsidRPr="00000000">
        <w:rPr>
          <w:rFonts w:ascii="Arial" w:cs="Arial" w:eastAsia="Arial" w:hAnsi="Arial"/>
          <w:b w:val="1"/>
          <w:bCs w:val="1"/>
          <w:sz w:val="20"/>
          <w:szCs w:val="20"/>
          <w:rtl w:val="0"/>
        </w:rPr>
        <w:t xml:space="preserve"> candidato/a menor</w:t>
      </w:r>
      <w:r w:rsidDel="00000000" w:rsidR="00000000" w:rsidRPr="00000000">
        <w:rPr>
          <w:rtl w:val="0"/>
        </w:rPr>
      </w:r>
    </w:p>
    <w:p w:rsidR="00000000" w:rsidDel="00000000" w:rsidP="00000000" w:rsidRDefault="00000000" w:rsidRPr="00000000" w14:paraId="000002E4">
      <w:pPr>
        <w:spacing w:after="40" w:before="40" w:lineRule="auto"/>
        <w:ind w:left="720" w:firstLine="0"/>
        <w:rPr/>
      </w:pPr>
      <w:r w:rsidDel="00000000" w:rsidR="00000000" w:rsidRPr="00000000">
        <w:rPr>
          <w:rFonts w:ascii="Arial" w:cs="Arial" w:eastAsia="Arial" w:hAnsi="Arial"/>
          <w:b w:val="1"/>
          <w:bCs w:val="1"/>
          <w:sz w:val="20"/>
          <w:szCs w:val="20"/>
          <w:rtl w:val="0"/>
        </w:rPr>
        <w:t xml:space="preserve">(4)  Quedarme en casa / abstenerme</w:t>
      </w:r>
      <w:r w:rsidDel="00000000" w:rsidR="00000000" w:rsidRPr="00000000">
        <w:rPr>
          <w:rtl w:val="0"/>
        </w:rPr>
      </w:r>
    </w:p>
    <w:p w:rsidR="00000000" w:rsidDel="00000000" w:rsidP="00000000" w:rsidRDefault="00000000" w:rsidRPr="00000000" w14:paraId="000002E5">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2E6">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2E7">
      <w:pPr>
        <w:spacing w:after="40" w:before="40" w:lineRule="auto"/>
        <w:ind w:left="0" w:firstLine="0"/>
        <w:rPr/>
      </w:pPr>
      <w:r w:rsidDel="00000000" w:rsidR="00000000" w:rsidRPr="00000000">
        <w:rPr>
          <w:rtl w:val="0"/>
        </w:rPr>
      </w:r>
    </w:p>
    <w:p w:rsidR="00000000" w:rsidDel="00000000" w:rsidP="00000000" w:rsidRDefault="00000000" w:rsidRPr="00000000" w14:paraId="000002E8">
      <w:pPr>
        <w:spacing w:after="40" w:before="40" w:lineRule="auto"/>
        <w:ind w:left="720" w:firstLine="0"/>
        <w:rPr/>
      </w:pPr>
      <w:r w:rsidDel="00000000" w:rsidR="00000000" w:rsidRPr="00000000">
        <w:rPr>
          <w:rtl w:val="0"/>
        </w:rPr>
      </w:r>
    </w:p>
    <w:p w:rsidR="00000000" w:rsidDel="00000000" w:rsidP="00000000" w:rsidRDefault="00000000" w:rsidRPr="00000000" w14:paraId="000002E9">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EA">
      <w:pPr>
        <w:spacing w:after="60" w:before="120" w:lineRule="auto"/>
        <w:rPr/>
      </w:pPr>
      <w:r w:rsidDel="00000000" w:rsidR="00000000" w:rsidRPr="00000000">
        <w:rPr>
          <w:rFonts w:ascii="Arial" w:cs="Arial" w:eastAsia="Arial" w:hAnsi="Arial"/>
          <w:b w:val="1"/>
          <w:bCs w:val="1"/>
          <w:sz w:val="20"/>
          <w:szCs w:val="20"/>
          <w:rtl w:val="0"/>
        </w:rPr>
        <w:t xml:space="preserve">43. Algunas personas dicen que la decisión de María Corina Machado de ceder su nominación al Premio Nobel de la Paz a Donald Trump fue una maniobra política hábil, mientras que otras lo ven como un error estratégico humillante. ¿Cuál visión se acerca más a la suya</w:t>
      </w:r>
      <w:sdt>
        <w:sdtPr>
          <w:id w:val="-636111763"/>
          <w:tag w:val="goog_rdk_591"/>
        </w:sdtPr>
        <w:sdtContent>
          <w:commentRangeStart w:id="42"/>
        </w:sdtContent>
      </w:sdt>
      <w:r w:rsidDel="00000000" w:rsidR="00000000" w:rsidRPr="00000000">
        <w:rPr>
          <w:rFonts w:ascii="Arial" w:cs="Arial" w:eastAsia="Arial" w:hAnsi="Arial"/>
          <w:b w:val="1"/>
          <w:bCs w:val="1"/>
          <w:sz w:val="20"/>
          <w:szCs w:val="20"/>
          <w:rtl w:val="0"/>
        </w:rPr>
        <w:t xml:space="preserve">?</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2EB">
      <w:pPr>
        <w:spacing w:after="40" w:before="40" w:lineRule="auto"/>
        <w:ind w:left="720" w:firstLine="0"/>
        <w:rPr/>
      </w:pPr>
      <w:r w:rsidDel="00000000" w:rsidR="00000000" w:rsidRPr="00000000">
        <w:rPr>
          <w:rFonts w:ascii="Arial" w:cs="Arial" w:eastAsia="Arial" w:hAnsi="Arial"/>
          <w:b w:val="1"/>
          <w:bCs w:val="1"/>
          <w:sz w:val="20"/>
          <w:szCs w:val="20"/>
          <w:rtl w:val="0"/>
        </w:rPr>
        <w:t xml:space="preserve">(1)  Fue una jugada política hábil / inteligente</w:t>
      </w:r>
      <w:r w:rsidDel="00000000" w:rsidR="00000000" w:rsidRPr="00000000">
        <w:rPr>
          <w:rtl w:val="0"/>
        </w:rPr>
      </w:r>
    </w:p>
    <w:p w:rsidR="00000000" w:rsidDel="00000000" w:rsidP="00000000" w:rsidRDefault="00000000" w:rsidRPr="00000000" w14:paraId="000002EC">
      <w:pPr>
        <w:spacing w:after="40" w:before="40" w:lineRule="auto"/>
        <w:ind w:left="720" w:firstLine="0"/>
        <w:rPr/>
      </w:pPr>
      <w:r w:rsidDel="00000000" w:rsidR="00000000" w:rsidRPr="00000000">
        <w:rPr>
          <w:rFonts w:ascii="Arial" w:cs="Arial" w:eastAsia="Arial" w:hAnsi="Arial"/>
          <w:b w:val="1"/>
          <w:bCs w:val="1"/>
          <w:sz w:val="20"/>
          <w:szCs w:val="20"/>
          <w:rtl w:val="0"/>
        </w:rPr>
        <w:t xml:space="preserve">(2)  Fue un error</w:t>
      </w:r>
      <w:r w:rsidDel="00000000" w:rsidR="00000000" w:rsidRPr="00000000">
        <w:rPr>
          <w:rtl w:val="0"/>
        </w:rPr>
      </w:r>
    </w:p>
    <w:p w:rsidR="00000000" w:rsidDel="00000000" w:rsidP="00000000" w:rsidRDefault="00000000" w:rsidRPr="00000000" w14:paraId="000002ED">
      <w:pPr>
        <w:spacing w:after="40" w:before="40" w:lineRule="auto"/>
        <w:ind w:left="720" w:firstLine="0"/>
        <w:rPr/>
      </w:pPr>
      <w:r w:rsidDel="00000000" w:rsidR="00000000" w:rsidRPr="00000000">
        <w:rPr>
          <w:rFonts w:ascii="Arial" w:cs="Arial" w:eastAsia="Arial" w:hAnsi="Arial"/>
          <w:b w:val="1"/>
          <w:bCs w:val="1"/>
          <w:sz w:val="20"/>
          <w:szCs w:val="20"/>
          <w:rtl w:val="0"/>
        </w:rPr>
        <w:t xml:space="preserve">(3)  Ninguna</w:t>
      </w:r>
      <w:r w:rsidDel="00000000" w:rsidR="00000000" w:rsidRPr="00000000">
        <w:rPr>
          <w:rtl w:val="0"/>
        </w:rPr>
      </w:r>
    </w:p>
    <w:p w:rsidR="00000000" w:rsidDel="00000000" w:rsidP="00000000" w:rsidRDefault="00000000" w:rsidRPr="00000000" w14:paraId="000002EE">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2EF">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2F0">
      <w:pPr>
        <w:pBdr>
          <w:bottom w:color="999999" w:space="1" w:sz="6" w:val="single"/>
        </w:pBdr>
        <w:spacing w:after="0" w:before="80" w:lineRule="auto"/>
        <w:rPr/>
      </w:pPr>
      <w:r w:rsidDel="00000000" w:rsidR="00000000" w:rsidRPr="00000000">
        <w:rPr>
          <w:rtl w:val="0"/>
        </w:rPr>
      </w:r>
    </w:p>
    <w:sdt>
      <w:sdtPr>
        <w:id w:val="1728009393"/>
        <w:tag w:val="goog_rdk_594"/>
      </w:sdtPr>
      <w:sdtContent>
        <w:p w:rsidR="00000000" w:rsidDel="00000000" w:rsidP="00000000" w:rsidRDefault="00000000" w:rsidRPr="00000000" w14:paraId="000002F1">
          <w:pPr>
            <w:spacing w:after="60" w:before="120" w:lineRule="auto"/>
            <w:rPr>
              <w:del w:author="Dorothy Jane Bridges Kronick" w:id="88" w:date="2026-04-29T21:47:54Z"/>
            </w:rPr>
          </w:pPr>
          <w:sdt>
            <w:sdtPr>
              <w:id w:val="588568115"/>
              <w:tag w:val="goog_rdk_593"/>
            </w:sdtPr>
            <w:sdtContent>
              <w:del w:author="Dorothy Jane Bridges Kronick" w:id="88" w:date="2026-04-29T21:47:54Z">
                <w:r w:rsidDel="00000000" w:rsidR="00000000" w:rsidRPr="00000000">
                  <w:rPr>
                    <w:rFonts w:ascii="Arial" w:cs="Arial" w:eastAsia="Arial" w:hAnsi="Arial"/>
                    <w:b w:val="1"/>
                    <w:bCs w:val="1"/>
                    <w:sz w:val="20"/>
                    <w:szCs w:val="20"/>
                    <w:rtl w:val="0"/>
                  </w:rPr>
                  <w:delText xml:space="preserve">44. Algunas personas dicen que la decisión de María Corina Machado de avalar los ataques navales de EE. UU. en el Caribe fue una maniobra política hábil, mientras que otras lo ven como una expresión de indiferencia ante los derechos humanos. ¿Cuál visión se acerca más a la suya?</w:delText>
                </w:r>
                <w:r w:rsidDel="00000000" w:rsidR="00000000" w:rsidRPr="00000000">
                  <w:rPr>
                    <w:rtl w:val="0"/>
                  </w:rPr>
                </w:r>
              </w:del>
            </w:sdtContent>
          </w:sdt>
        </w:p>
      </w:sdtContent>
    </w:sdt>
    <w:sdt>
      <w:sdtPr>
        <w:id w:val="-652386639"/>
        <w:tag w:val="goog_rdk_596"/>
      </w:sdtPr>
      <w:sdtContent>
        <w:p w:rsidR="00000000" w:rsidDel="00000000" w:rsidP="00000000" w:rsidRDefault="00000000" w:rsidRPr="00000000" w14:paraId="000002F2">
          <w:pPr>
            <w:spacing w:after="40" w:before="40" w:lineRule="auto"/>
            <w:ind w:left="720" w:firstLine="0"/>
            <w:rPr>
              <w:del w:author="Dorothy Jane Bridges Kronick" w:id="88" w:date="2026-04-29T21:47:54Z"/>
            </w:rPr>
          </w:pPr>
          <w:sdt>
            <w:sdtPr>
              <w:id w:val="1265334024"/>
              <w:tag w:val="goog_rdk_595"/>
            </w:sdtPr>
            <w:sdtContent>
              <w:del w:author="Dorothy Jane Bridges Kronick" w:id="88" w:date="2026-04-29T21:47:54Z">
                <w:r w:rsidDel="00000000" w:rsidR="00000000" w:rsidRPr="00000000">
                  <w:rPr>
                    <w:rFonts w:ascii="Arial" w:cs="Arial" w:eastAsia="Arial" w:hAnsi="Arial"/>
                    <w:b w:val="1"/>
                    <w:bCs w:val="1"/>
                    <w:sz w:val="20"/>
                    <w:szCs w:val="20"/>
                    <w:rtl w:val="0"/>
                  </w:rPr>
                  <w:delText xml:space="preserve">(1)  Una jugada política hábil / inteligente</w:delText>
                </w:r>
                <w:r w:rsidDel="00000000" w:rsidR="00000000" w:rsidRPr="00000000">
                  <w:rPr>
                    <w:rtl w:val="0"/>
                  </w:rPr>
                </w:r>
              </w:del>
            </w:sdtContent>
          </w:sdt>
        </w:p>
      </w:sdtContent>
    </w:sdt>
    <w:sdt>
      <w:sdtPr>
        <w:id w:val="1817219614"/>
        <w:tag w:val="goog_rdk_598"/>
      </w:sdtPr>
      <w:sdtContent>
        <w:p w:rsidR="00000000" w:rsidDel="00000000" w:rsidP="00000000" w:rsidRDefault="00000000" w:rsidRPr="00000000" w14:paraId="000002F3">
          <w:pPr>
            <w:spacing w:after="40" w:before="40" w:lineRule="auto"/>
            <w:ind w:left="720" w:firstLine="0"/>
            <w:rPr>
              <w:del w:author="Dorothy Jane Bridges Kronick" w:id="88" w:date="2026-04-29T21:47:54Z"/>
            </w:rPr>
          </w:pPr>
          <w:sdt>
            <w:sdtPr>
              <w:id w:val="987843278"/>
              <w:tag w:val="goog_rdk_597"/>
            </w:sdtPr>
            <w:sdtContent>
              <w:del w:author="Dorothy Jane Bridges Kronick" w:id="88" w:date="2026-04-29T21:47:54Z">
                <w:r w:rsidDel="00000000" w:rsidR="00000000" w:rsidRPr="00000000">
                  <w:rPr>
                    <w:rFonts w:ascii="Arial" w:cs="Arial" w:eastAsia="Arial" w:hAnsi="Arial"/>
                    <w:b w:val="1"/>
                    <w:bCs w:val="1"/>
                    <w:sz w:val="20"/>
                    <w:szCs w:val="20"/>
                    <w:rtl w:val="0"/>
                  </w:rPr>
                  <w:delText xml:space="preserve">(2)  Una expresión de indiferencia ante los derechos humanos</w:delText>
                </w:r>
                <w:r w:rsidDel="00000000" w:rsidR="00000000" w:rsidRPr="00000000">
                  <w:rPr>
                    <w:rtl w:val="0"/>
                  </w:rPr>
                </w:r>
              </w:del>
            </w:sdtContent>
          </w:sdt>
        </w:p>
      </w:sdtContent>
    </w:sdt>
    <w:sdt>
      <w:sdtPr>
        <w:id w:val="-313233275"/>
        <w:tag w:val="goog_rdk_600"/>
      </w:sdtPr>
      <w:sdtContent>
        <w:p w:rsidR="00000000" w:rsidDel="00000000" w:rsidP="00000000" w:rsidRDefault="00000000" w:rsidRPr="00000000" w14:paraId="000002F4">
          <w:pPr>
            <w:spacing w:after="40" w:before="40" w:lineRule="auto"/>
            <w:ind w:left="720" w:firstLine="0"/>
            <w:rPr>
              <w:del w:author="Dorothy Jane Bridges Kronick" w:id="88" w:date="2026-04-29T21:47:54Z"/>
            </w:rPr>
          </w:pPr>
          <w:sdt>
            <w:sdtPr>
              <w:id w:val="-763056487"/>
              <w:tag w:val="goog_rdk_599"/>
            </w:sdtPr>
            <w:sdtContent>
              <w:del w:author="Dorothy Jane Bridges Kronick" w:id="88" w:date="2026-04-29T21:47:54Z">
                <w:r w:rsidDel="00000000" w:rsidR="00000000" w:rsidRPr="00000000">
                  <w:rPr>
                    <w:rFonts w:ascii="Arial" w:cs="Arial" w:eastAsia="Arial" w:hAnsi="Arial"/>
                    <w:b w:val="1"/>
                    <w:bCs w:val="1"/>
                    <w:sz w:val="20"/>
                    <w:szCs w:val="20"/>
                    <w:rtl w:val="0"/>
                  </w:rPr>
                  <w:delText xml:space="preserve">(3)  Ambas</w:delText>
                </w:r>
                <w:r w:rsidDel="00000000" w:rsidR="00000000" w:rsidRPr="00000000">
                  <w:rPr>
                    <w:rtl w:val="0"/>
                  </w:rPr>
                </w:r>
              </w:del>
            </w:sdtContent>
          </w:sdt>
        </w:p>
      </w:sdtContent>
    </w:sdt>
    <w:sdt>
      <w:sdtPr>
        <w:id w:val="1010373696"/>
        <w:tag w:val="goog_rdk_602"/>
      </w:sdtPr>
      <w:sdtContent>
        <w:p w:rsidR="00000000" w:rsidDel="00000000" w:rsidP="00000000" w:rsidRDefault="00000000" w:rsidRPr="00000000" w14:paraId="000002F5">
          <w:pPr>
            <w:spacing w:after="40" w:before="40" w:lineRule="auto"/>
            <w:ind w:left="720" w:firstLine="0"/>
            <w:rPr>
              <w:del w:author="Dorothy Jane Bridges Kronick" w:id="88" w:date="2026-04-29T21:47:54Z"/>
            </w:rPr>
          </w:pPr>
          <w:sdt>
            <w:sdtPr>
              <w:id w:val="276776706"/>
              <w:tag w:val="goog_rdk_601"/>
            </w:sdtPr>
            <w:sdtContent>
              <w:del w:author="Dorothy Jane Bridges Kronick" w:id="88" w:date="2026-04-29T21:47:54Z">
                <w:r w:rsidDel="00000000" w:rsidR="00000000" w:rsidRPr="00000000">
                  <w:rPr>
                    <w:b w:val="1"/>
                    <w:bCs w:val="1"/>
                    <w:rtl w:val="0"/>
                  </w:rPr>
                  <w:delText xml:space="preserve">(4)  Ninguna</w:delText>
                </w:r>
                <w:r w:rsidDel="00000000" w:rsidR="00000000" w:rsidRPr="00000000">
                  <w:rPr>
                    <w:rtl w:val="0"/>
                  </w:rPr>
                </w:r>
              </w:del>
            </w:sdtContent>
          </w:sdt>
        </w:p>
      </w:sdtContent>
    </w:sdt>
    <w:sdt>
      <w:sdtPr>
        <w:id w:val="-1633635865"/>
        <w:tag w:val="goog_rdk_604"/>
      </w:sdtPr>
      <w:sdtContent>
        <w:p w:rsidR="00000000" w:rsidDel="00000000" w:rsidP="00000000" w:rsidRDefault="00000000" w:rsidRPr="00000000" w14:paraId="000002F6">
          <w:pPr>
            <w:spacing w:after="40" w:before="40" w:lineRule="auto"/>
            <w:ind w:left="720" w:firstLine="0"/>
            <w:rPr>
              <w:del w:author="Dorothy Jane Bridges Kronick" w:id="88" w:date="2026-04-29T21:47:54Z"/>
            </w:rPr>
          </w:pPr>
          <w:sdt>
            <w:sdtPr>
              <w:id w:val="-746870702"/>
              <w:tag w:val="goog_rdk_603"/>
            </w:sdtPr>
            <w:sdtContent>
              <w:del w:author="Dorothy Jane Bridges Kronick" w:id="88" w:date="2026-04-29T21:47:54Z">
                <w:r w:rsidDel="00000000" w:rsidR="00000000" w:rsidRPr="00000000">
                  <w:rPr>
                    <w:rFonts w:ascii="Arial" w:cs="Arial" w:eastAsia="Arial" w:hAnsi="Arial"/>
                    <w:b w:val="1"/>
                    <w:bCs w:val="1"/>
                    <w:sz w:val="20"/>
                    <w:szCs w:val="20"/>
                    <w:rtl w:val="0"/>
                  </w:rPr>
                  <w:delText xml:space="preserve">(888888)  No sabe  [NO LEER]</w:delText>
                </w:r>
                <w:r w:rsidDel="00000000" w:rsidR="00000000" w:rsidRPr="00000000">
                  <w:rPr>
                    <w:rtl w:val="0"/>
                  </w:rPr>
                </w:r>
              </w:del>
            </w:sdtContent>
          </w:sdt>
        </w:p>
      </w:sdtContent>
    </w:sdt>
    <w:p w:rsidR="00000000" w:rsidDel="00000000" w:rsidP="00000000" w:rsidRDefault="00000000" w:rsidRPr="00000000" w14:paraId="000002F7">
      <w:pPr>
        <w:spacing w:after="40" w:before="40" w:lineRule="auto"/>
        <w:ind w:left="720" w:firstLine="0"/>
        <w:rPr>
          <w:rFonts w:ascii="Arial" w:cs="Arial" w:eastAsia="Arial" w:hAnsi="Arial"/>
          <w:b w:val="1"/>
          <w:bCs w:val="1"/>
          <w:sz w:val="20"/>
          <w:szCs w:val="20"/>
        </w:rPr>
      </w:pPr>
      <w:sdt>
        <w:sdtPr>
          <w:id w:val="575898943"/>
          <w:tag w:val="goog_rdk_605"/>
        </w:sdtPr>
        <w:sdtContent>
          <w:del w:author="Dorothy Jane Bridges Kronick" w:id="88" w:date="2026-04-29T21:47:54Z">
            <w:r w:rsidDel="00000000" w:rsidR="00000000" w:rsidRPr="00000000">
              <w:rPr>
                <w:rFonts w:ascii="Arial" w:cs="Arial" w:eastAsia="Arial" w:hAnsi="Arial"/>
                <w:b w:val="1"/>
                <w:bCs w:val="1"/>
                <w:sz w:val="20"/>
                <w:szCs w:val="20"/>
                <w:rtl w:val="0"/>
              </w:rPr>
              <w:delText xml:space="preserve">(988888)  No responde  [NO LEER]</w:delText>
            </w:r>
          </w:del>
        </w:sdtContent>
      </w:sdt>
      <w:r w:rsidDel="00000000" w:rsidR="00000000" w:rsidRPr="00000000">
        <w:rPr>
          <w:rtl w:val="0"/>
        </w:rPr>
      </w:r>
    </w:p>
    <w:p w:rsidR="00000000" w:rsidDel="00000000" w:rsidP="00000000" w:rsidRDefault="00000000" w:rsidRPr="00000000" w14:paraId="000002F8">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En su opinión, ¿cuál sistema de votación sería mejor para las elecciones en Venezuela?</w:t>
      </w:r>
    </w:p>
    <w:p w:rsidR="00000000" w:rsidDel="00000000" w:rsidP="00000000" w:rsidRDefault="00000000" w:rsidRPr="00000000" w14:paraId="000002FA">
      <w:pPr>
        <w:numPr>
          <w:ilvl w:val="0"/>
          <w:numId w:val="4"/>
        </w:numPr>
        <w:spacing w:after="0" w:afterAutospacing="0" w:before="240" w:lineRule="auto"/>
        <w:ind w:left="720" w:hanging="360"/>
        <w:rPr>
          <w:b w:val="1"/>
          <w:bCs w:val="1"/>
        </w:rPr>
      </w:pPr>
      <w:r w:rsidDel="00000000" w:rsidR="00000000" w:rsidRPr="00000000">
        <w:rPr>
          <w:b w:val="1"/>
          <w:bCs w:val="1"/>
          <w:rtl w:val="0"/>
        </w:rPr>
        <w:t xml:space="preserve">Votación electrónica como la actual, con papeletas impresas y actas impresas </w:t>
      </w:r>
    </w:p>
    <w:p w:rsidR="00000000" w:rsidDel="00000000" w:rsidP="00000000" w:rsidRDefault="00000000" w:rsidRPr="00000000" w14:paraId="000002F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Votación manual con papeletas de papel, como el sistema anterior al 1998 </w:t>
      </w:r>
    </w:p>
    <w:p w:rsidR="00000000" w:rsidDel="00000000" w:rsidP="00000000" w:rsidRDefault="00000000" w:rsidRPr="00000000" w14:paraId="000002FC">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Otro sistema [cuál?]</w:t>
        <w:br w:type="textWrapping"/>
        <w:t xml:space="preserve">888888 No sabe</w:t>
        <w:br w:type="textWrapping"/>
        <w:t xml:space="preserve">988888 No responde</w:t>
      </w:r>
    </w:p>
    <w:p w:rsidR="00000000" w:rsidDel="00000000" w:rsidP="00000000" w:rsidRDefault="00000000" w:rsidRPr="00000000" w14:paraId="000002FD">
      <w:pPr>
        <w:spacing w:after="40" w:before="40" w:lineRule="auto"/>
        <w:ind w:left="0" w:firstLine="0"/>
        <w:rPr>
          <w:b w:val="1"/>
          <w:bCs w:val="1"/>
        </w:rPr>
      </w:pPr>
      <w:r w:rsidDel="00000000" w:rsidR="00000000" w:rsidRPr="00000000">
        <w:rPr>
          <w:rtl w:val="0"/>
        </w:rPr>
      </w:r>
    </w:p>
    <w:p w:rsidR="00000000" w:rsidDel="00000000" w:rsidP="00000000" w:rsidRDefault="00000000" w:rsidRPr="00000000" w14:paraId="000002FE">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FF">
      <w:pPr>
        <w:pStyle w:val="Heading1"/>
        <w:rPr/>
      </w:pPr>
      <w:r w:rsidDel="00000000" w:rsidR="00000000" w:rsidRPr="00000000">
        <w:rPr>
          <w:rtl w:val="0"/>
        </w:rPr>
        <w:t xml:space="preserve">SECCIÓN E: ECONOMÍA</w:t>
      </w:r>
    </w:p>
    <w:p w:rsidR="00000000" w:rsidDel="00000000" w:rsidP="00000000" w:rsidRDefault="00000000" w:rsidRPr="00000000" w14:paraId="00000300">
      <w:pPr>
        <w:spacing w:after="80" w:lineRule="auto"/>
        <w:rPr/>
      </w:pPr>
      <w:r w:rsidDel="00000000" w:rsidR="00000000" w:rsidRPr="00000000">
        <w:rPr>
          <w:rtl w:val="0"/>
        </w:rPr>
      </w:r>
    </w:p>
    <w:p w:rsidR="00000000" w:rsidDel="00000000" w:rsidP="00000000" w:rsidRDefault="00000000" w:rsidRPr="00000000" w14:paraId="00000301">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P1: En promedio ¿cuántas veces al día come su grupo familiar?</w:t>
      </w:r>
    </w:p>
    <w:p w:rsidR="00000000" w:rsidDel="00000000" w:rsidP="00000000" w:rsidRDefault="00000000" w:rsidRPr="00000000" w14:paraId="00000302">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4 o más veces al día</w:t>
      </w:r>
    </w:p>
    <w:p w:rsidR="00000000" w:rsidDel="00000000" w:rsidP="00000000" w:rsidRDefault="00000000" w:rsidRPr="00000000" w14:paraId="00000303">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3 veces al día</w:t>
      </w:r>
    </w:p>
    <w:p w:rsidR="00000000" w:rsidDel="00000000" w:rsidP="00000000" w:rsidRDefault="00000000" w:rsidRPr="00000000" w14:paraId="00000304">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2 veces al día</w:t>
      </w:r>
    </w:p>
    <w:p w:rsidR="00000000" w:rsidDel="00000000" w:rsidP="00000000" w:rsidRDefault="00000000" w:rsidRPr="00000000" w14:paraId="00000305">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1 vez al día</w:t>
      </w:r>
    </w:p>
    <w:p w:rsidR="00000000" w:rsidDel="00000000" w:rsidP="00000000" w:rsidRDefault="00000000" w:rsidRPr="00000000" w14:paraId="00000306">
      <w:pPr>
        <w:spacing w:after="80" w:lineRule="auto"/>
        <w:rPr/>
      </w:pPr>
      <w:r w:rsidDel="00000000" w:rsidR="00000000" w:rsidRPr="00000000">
        <w:rPr>
          <w:rtl w:val="0"/>
        </w:rPr>
      </w:r>
    </w:p>
    <w:p w:rsidR="00000000" w:rsidDel="00000000" w:rsidP="00000000" w:rsidRDefault="00000000" w:rsidRPr="00000000" w14:paraId="00000307">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P2: En el último año, ha incorporado alguna de estas prácticas para rendir el mercado:</w:t>
      </w:r>
    </w:p>
    <w:p w:rsidR="00000000" w:rsidDel="00000000" w:rsidP="00000000" w:rsidRDefault="00000000" w:rsidRPr="00000000" w14:paraId="00000308">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a. Comer menos veces al día</w:t>
      </w:r>
    </w:p>
    <w:p w:rsidR="00000000" w:rsidDel="00000000" w:rsidP="00000000" w:rsidRDefault="00000000" w:rsidRPr="00000000" w14:paraId="00000309">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b. Reducir las porciones de comida.</w:t>
      </w:r>
    </w:p>
    <w:p w:rsidR="00000000" w:rsidDel="00000000" w:rsidP="00000000" w:rsidRDefault="00000000" w:rsidRPr="00000000" w14:paraId="0000030A">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c. Solo comen los niños/niñas</w:t>
      </w:r>
    </w:p>
    <w:p w:rsidR="00000000" w:rsidDel="00000000" w:rsidP="00000000" w:rsidRDefault="00000000" w:rsidRPr="00000000" w14:paraId="0000030B">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d. No incluyen proteínas como carnes.</w:t>
      </w:r>
    </w:p>
    <w:p w:rsidR="00000000" w:rsidDel="00000000" w:rsidP="00000000" w:rsidRDefault="00000000" w:rsidRPr="00000000" w14:paraId="0000030C">
      <w:pPr>
        <w:spacing w:after="8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e. Otra</w:t>
      </w:r>
    </w:p>
    <w:p w:rsidR="00000000" w:rsidDel="00000000" w:rsidP="00000000" w:rsidRDefault="00000000" w:rsidRPr="00000000" w14:paraId="0000030D">
      <w:pPr>
        <w:spacing w:after="80" w:lineRule="auto"/>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30E">
      <w:pPr>
        <w:spacing w:after="60" w:before="120" w:lineRule="auto"/>
        <w:rPr/>
      </w:pPr>
      <w:r w:rsidDel="00000000" w:rsidR="00000000" w:rsidRPr="00000000">
        <w:rPr>
          <w:rFonts w:ascii="Arial" w:cs="Arial" w:eastAsia="Arial" w:hAnsi="Arial"/>
          <w:b w:val="1"/>
          <w:bCs w:val="1"/>
          <w:sz w:val="20"/>
          <w:szCs w:val="20"/>
          <w:rtl w:val="0"/>
        </w:rPr>
        <w:t xml:space="preserve">45. ¿Usted u otras personas de su hogar reciben cajas </w:t>
      </w:r>
      <w:r w:rsidDel="00000000" w:rsidR="00000000" w:rsidRPr="00000000">
        <w:rPr>
          <w:rFonts w:ascii="Arial" w:cs="Arial" w:eastAsia="Arial" w:hAnsi="Arial"/>
          <w:b w:val="1"/>
          <w:bCs w:val="1"/>
          <w:sz w:val="20"/>
          <w:szCs w:val="20"/>
          <w:rtl w:val="0"/>
        </w:rPr>
        <w:t xml:space="preserve">CLAP</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30F">
      <w:pPr>
        <w:spacing w:after="40" w:before="40" w:lineRule="auto"/>
        <w:ind w:left="720" w:firstLine="0"/>
        <w:rPr/>
      </w:pPr>
      <w:r w:rsidDel="00000000" w:rsidR="00000000" w:rsidRPr="00000000">
        <w:rPr>
          <w:rFonts w:ascii="Arial" w:cs="Arial" w:eastAsia="Arial" w:hAnsi="Arial"/>
          <w:b w:val="1"/>
          <w:bCs w:val="1"/>
          <w:sz w:val="20"/>
          <w:szCs w:val="20"/>
          <w:rtl w:val="0"/>
        </w:rPr>
        <w:t xml:space="preserve">(1)  Sí</w:t>
      </w:r>
      <w:r w:rsidDel="00000000" w:rsidR="00000000" w:rsidRPr="00000000">
        <w:rPr>
          <w:rtl w:val="0"/>
        </w:rPr>
      </w:r>
    </w:p>
    <w:p w:rsidR="00000000" w:rsidDel="00000000" w:rsidP="00000000" w:rsidRDefault="00000000" w:rsidRPr="00000000" w14:paraId="00000310">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311">
      <w:pPr>
        <w:spacing w:after="40" w:before="40" w:lineRule="auto"/>
        <w:ind w:left="720" w:firstLine="0"/>
        <w:rPr/>
      </w:pPr>
      <w:r w:rsidDel="00000000" w:rsidR="00000000" w:rsidRPr="00000000">
        <w:rPr>
          <w:rFonts w:ascii="Arial" w:cs="Arial" w:eastAsia="Arial" w:hAnsi="Arial"/>
          <w:b w:val="1"/>
          <w:bCs w:val="1"/>
          <w:sz w:val="20"/>
          <w:szCs w:val="20"/>
          <w:rtl w:val="0"/>
        </w:rPr>
        <w:t xml:space="preserve">(3)  No estoy seguro/a</w:t>
      </w:r>
      <w:r w:rsidDel="00000000" w:rsidR="00000000" w:rsidRPr="00000000">
        <w:rPr>
          <w:rtl w:val="0"/>
        </w:rPr>
      </w:r>
    </w:p>
    <w:p w:rsidR="00000000" w:rsidDel="00000000" w:rsidP="00000000" w:rsidRDefault="00000000" w:rsidRPr="00000000" w14:paraId="00000312">
      <w:pPr>
        <w:spacing w:after="40" w:before="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(988888)  No responde  [NO LEER]</w:t>
      </w:r>
    </w:p>
    <w:p w:rsidR="00000000" w:rsidDel="00000000" w:rsidP="00000000" w:rsidRDefault="00000000" w:rsidRPr="00000000" w14:paraId="00000313">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314">
      <w:pPr>
        <w:spacing w:after="60" w:before="120" w:lineRule="auto"/>
        <w:rPr/>
      </w:pPr>
      <w:r w:rsidDel="00000000" w:rsidR="00000000" w:rsidRPr="00000000">
        <w:rPr>
          <w:b w:val="1"/>
          <w:bCs w:val="1"/>
          <w:rtl w:val="0"/>
        </w:rPr>
        <w:t xml:space="preserve">45. ¿Y sus vecinos?</w:t>
      </w:r>
      <w:r w:rsidDel="00000000" w:rsidR="00000000" w:rsidRPr="00000000">
        <w:rPr>
          <w:rtl w:val="0"/>
        </w:rPr>
      </w:r>
    </w:p>
    <w:p w:rsidR="00000000" w:rsidDel="00000000" w:rsidP="00000000" w:rsidRDefault="00000000" w:rsidRPr="00000000" w14:paraId="00000315">
      <w:pPr>
        <w:spacing w:after="40" w:before="40" w:lineRule="auto"/>
        <w:ind w:left="720" w:firstLine="0"/>
        <w:rPr/>
      </w:pPr>
      <w:r w:rsidDel="00000000" w:rsidR="00000000" w:rsidRPr="00000000">
        <w:rPr>
          <w:b w:val="1"/>
          <w:bCs w:val="1"/>
          <w:rtl w:val="0"/>
        </w:rPr>
        <w:t xml:space="preserve">(1)  Sí</w:t>
      </w:r>
      <w:r w:rsidDel="00000000" w:rsidR="00000000" w:rsidRPr="00000000">
        <w:rPr>
          <w:rtl w:val="0"/>
        </w:rPr>
      </w:r>
    </w:p>
    <w:p w:rsidR="00000000" w:rsidDel="00000000" w:rsidP="00000000" w:rsidRDefault="00000000" w:rsidRPr="00000000" w14:paraId="00000316">
      <w:pPr>
        <w:spacing w:after="40" w:before="40" w:lineRule="auto"/>
        <w:ind w:left="720" w:firstLine="0"/>
        <w:rPr/>
      </w:pPr>
      <w:r w:rsidDel="00000000" w:rsidR="00000000" w:rsidRPr="00000000">
        <w:rPr>
          <w:b w:val="1"/>
          <w:bCs w:val="1"/>
          <w:rtl w:val="0"/>
        </w:rPr>
        <w:t xml:space="preserve">(2)  </w:t>
      </w:r>
      <w:r w:rsidDel="00000000" w:rsidR="00000000" w:rsidRPr="00000000">
        <w:rPr>
          <w:rtl w:val="0"/>
        </w:rPr>
        <w:t xml:space="preserve">No</w:t>
      </w:r>
    </w:p>
    <w:p w:rsidR="00000000" w:rsidDel="00000000" w:rsidP="00000000" w:rsidRDefault="00000000" w:rsidRPr="00000000" w14:paraId="00000317">
      <w:pPr>
        <w:spacing w:after="40" w:before="40" w:lineRule="auto"/>
        <w:ind w:left="720" w:firstLine="0"/>
        <w:rPr/>
      </w:pPr>
      <w:r w:rsidDel="00000000" w:rsidR="00000000" w:rsidRPr="00000000">
        <w:rPr>
          <w:b w:val="1"/>
          <w:bCs w:val="1"/>
          <w:rtl w:val="0"/>
        </w:rPr>
        <w:t xml:space="preserve">(3)  No estoy seguro/a</w:t>
      </w:r>
      <w:r w:rsidDel="00000000" w:rsidR="00000000" w:rsidRPr="00000000">
        <w:rPr>
          <w:rtl w:val="0"/>
        </w:rPr>
      </w:r>
    </w:p>
    <w:p w:rsidR="00000000" w:rsidDel="00000000" w:rsidP="00000000" w:rsidRDefault="00000000" w:rsidRPr="00000000" w14:paraId="00000318">
      <w:pPr>
        <w:spacing w:after="40" w:before="40" w:lineRule="auto"/>
        <w:ind w:left="720" w:firstLine="0"/>
        <w:rPr>
          <w:b w:val="1"/>
          <w:bCs w:val="1"/>
        </w:rPr>
      </w:pPr>
      <w:r w:rsidDel="00000000" w:rsidR="00000000" w:rsidRPr="00000000">
        <w:rPr>
          <w:b w:val="1"/>
          <w:bCs w:val="1"/>
          <w:rtl w:val="0"/>
        </w:rPr>
        <w:t xml:space="preserve">(988888)  No responde  [NO LEER]</w:t>
      </w:r>
    </w:p>
    <w:p w:rsidR="00000000" w:rsidDel="00000000" w:rsidP="00000000" w:rsidRDefault="00000000" w:rsidRPr="00000000" w14:paraId="00000319">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1A">
      <w:pPr>
        <w:spacing w:after="60" w:before="120" w:lineRule="auto"/>
        <w:rPr/>
      </w:pPr>
      <w:r w:rsidDel="00000000" w:rsidR="00000000" w:rsidRPr="00000000">
        <w:rPr>
          <w:rFonts w:ascii="Arial" w:cs="Arial" w:eastAsia="Arial" w:hAnsi="Arial"/>
          <w:b w:val="1"/>
          <w:bCs w:val="1"/>
          <w:sz w:val="20"/>
          <w:szCs w:val="20"/>
          <w:rtl w:val="0"/>
        </w:rPr>
        <w:t xml:space="preserve">46. Que usted sepa, ¿alguno de los siguientes grupos desempeña algún papel en la distribución de cajas CLAP a usted y a sus vecinos? Seleccione todos los que apliquen.</w:t>
      </w:r>
      <w:r w:rsidDel="00000000" w:rsidR="00000000" w:rsidRPr="00000000">
        <w:rPr>
          <w:rtl w:val="0"/>
        </w:rPr>
      </w:r>
    </w:p>
    <w:p w:rsidR="00000000" w:rsidDel="00000000" w:rsidP="00000000" w:rsidRDefault="00000000" w:rsidRPr="00000000" w14:paraId="0000031B">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[Preguntar solo si el encuestado/a respondió 'Sí' a la P45 </w:t>
      </w:r>
      <w:r w:rsidDel="00000000" w:rsidR="00000000" w:rsidRPr="00000000">
        <w:rPr>
          <w:i w:val="1"/>
          <w:iCs w:val="1"/>
          <w:color w:val="555555"/>
          <w:sz w:val="18"/>
          <w:szCs w:val="18"/>
          <w:rtl w:val="0"/>
        </w:rPr>
        <w:t xml:space="preserve">o P46, vecinos</w:t>
      </w:r>
      <w:r w:rsidDel="00000000" w:rsidR="00000000" w:rsidRPr="00000000">
        <w:rPr>
          <w:rFonts w:ascii="Arial" w:cs="Arial" w:eastAsia="Arial" w:hAnsi="Arial"/>
          <w:i w:val="1"/>
          <w:iCs w:val="1"/>
          <w:color w:val="555555"/>
          <w:sz w:val="18"/>
          <w:szCs w:val="18"/>
          <w:rtl w:val="0"/>
        </w:rPr>
        <w:t xml:space="preserv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smallCaps w:val="1"/>
                <w:color w:val="333333"/>
                <w:sz w:val="18"/>
                <w:szCs w:val="18"/>
                <w:rtl w:val="0"/>
              </w:rPr>
              <w:t xml:space="preserve">NO LEER LAS OPCIONES EN VOZ ALTA. MARQUE TODAS LAS QUE CORRESPONDAN.</w:t>
            </w:r>
            <w:r w:rsidDel="00000000" w:rsidR="00000000" w:rsidRPr="00000000">
              <w:rPr>
                <w:rtl w:val="0"/>
              </w:rPr>
            </w:r>
          </w:p>
        </w:tc>
      </w:tr>
    </w:tbl>
    <w:p w:rsidR="00000000" w:rsidDel="00000000" w:rsidP="00000000" w:rsidRDefault="00000000" w:rsidRPr="00000000" w14:paraId="0000031D">
      <w:pPr>
        <w:spacing w:after="40" w:before="40" w:lineRule="auto"/>
        <w:ind w:left="720" w:firstLine="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Consejo comunal</w:t>
      </w:r>
      <w:r w:rsidDel="00000000" w:rsidR="00000000" w:rsidRPr="00000000">
        <w:rPr>
          <w:rtl w:val="0"/>
        </w:rPr>
      </w:r>
    </w:p>
    <w:p w:rsidR="00000000" w:rsidDel="00000000" w:rsidP="00000000" w:rsidRDefault="00000000" w:rsidRPr="00000000" w14:paraId="0000031E">
      <w:pPr>
        <w:spacing w:after="40" w:before="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Representantes de la comuna</w:t>
      </w:r>
      <w:r w:rsidDel="00000000" w:rsidR="00000000" w:rsidRPr="00000000">
        <w:rPr>
          <w:rtl w:val="0"/>
        </w:rPr>
      </w:r>
    </w:p>
    <w:p w:rsidR="00000000" w:rsidDel="00000000" w:rsidP="00000000" w:rsidRDefault="00000000" w:rsidRPr="00000000" w14:paraId="0000031F">
      <w:pPr>
        <w:spacing w:after="40" w:before="40" w:lineRule="auto"/>
        <w:ind w:left="720" w:firstLine="0"/>
        <w:rPr/>
      </w:pPr>
      <w:r w:rsidDel="00000000" w:rsidR="00000000" w:rsidRPr="00000000">
        <w:rPr>
          <w:rtl w:val="0"/>
        </w:rPr>
        <w:t xml:space="preserve">☐ </w:t>
      </w:r>
      <w:r w:rsidDel="00000000" w:rsidR="00000000" w:rsidRPr="00000000">
        <w:rPr>
          <w:rtl w:val="0"/>
        </w:rPr>
        <w:t xml:space="preserve"> Jefe de calle</w:t>
      </w:r>
    </w:p>
    <w:p w:rsidR="00000000" w:rsidDel="00000000" w:rsidP="00000000" w:rsidRDefault="00000000" w:rsidRPr="00000000" w14:paraId="00000320">
      <w:pPr>
        <w:spacing w:after="40" w:before="40" w:lineRule="auto"/>
        <w:ind w:left="720" w:firstLine="0"/>
        <w:rPr/>
      </w:pPr>
      <w:r w:rsidDel="00000000" w:rsidR="00000000" w:rsidRPr="00000000">
        <w:rPr>
          <w:rFonts w:ascii="Arial" w:cs="Arial" w:eastAsia="Arial" w:hAnsi="Arial"/>
          <w:sz w:val="20"/>
          <w:szCs w:val="20"/>
          <w:rtl w:val="0"/>
        </w:rPr>
        <w:t xml:space="preserve">☐  La policía</w:t>
      </w:r>
      <w:r w:rsidDel="00000000" w:rsidR="00000000" w:rsidRPr="00000000">
        <w:rPr>
          <w:rtl w:val="0"/>
        </w:rPr>
      </w:r>
    </w:p>
    <w:p w:rsidR="00000000" w:rsidDel="00000000" w:rsidP="00000000" w:rsidRDefault="00000000" w:rsidRPr="00000000" w14:paraId="00000321">
      <w:pPr>
        <w:spacing w:after="40" w:before="40" w:lineRule="auto"/>
        <w:ind w:left="720" w:firstLine="0"/>
        <w:rPr/>
      </w:pPr>
      <w:r w:rsidDel="00000000" w:rsidR="00000000" w:rsidRPr="00000000">
        <w:rPr>
          <w:rFonts w:ascii="Arial" w:cs="Arial" w:eastAsia="Arial" w:hAnsi="Arial"/>
          <w:sz w:val="20"/>
          <w:szCs w:val="20"/>
          <w:rtl w:val="0"/>
        </w:rPr>
        <w:t xml:space="preserve">☐  Las fuerzas militares</w:t>
      </w:r>
      <w:r w:rsidDel="00000000" w:rsidR="00000000" w:rsidRPr="00000000">
        <w:rPr>
          <w:rtl w:val="0"/>
        </w:rPr>
      </w:r>
    </w:p>
    <w:p w:rsidR="00000000" w:rsidDel="00000000" w:rsidP="00000000" w:rsidRDefault="00000000" w:rsidRPr="00000000" w14:paraId="00000322">
      <w:pPr>
        <w:spacing w:after="40" w:before="40" w:lineRule="auto"/>
        <w:ind w:left="720" w:firstLine="0"/>
        <w:rPr/>
      </w:pPr>
      <w:r w:rsidDel="00000000" w:rsidR="00000000" w:rsidRPr="00000000">
        <w:rPr>
          <w:rFonts w:ascii="Arial" w:cs="Arial" w:eastAsia="Arial" w:hAnsi="Arial"/>
          <w:sz w:val="20"/>
          <w:szCs w:val="20"/>
          <w:rtl w:val="0"/>
        </w:rPr>
        <w:t xml:space="preserve">☐  Miembros de bandas delictivas</w:t>
      </w:r>
      <w:r w:rsidDel="00000000" w:rsidR="00000000" w:rsidRPr="00000000">
        <w:rPr>
          <w:rtl w:val="0"/>
        </w:rPr>
      </w:r>
    </w:p>
    <w:p w:rsidR="00000000" w:rsidDel="00000000" w:rsidP="00000000" w:rsidRDefault="00000000" w:rsidRPr="00000000" w14:paraId="00000323">
      <w:pPr>
        <w:spacing w:after="40" w:before="40" w:lineRule="auto"/>
        <w:ind w:left="720" w:firstLine="0"/>
        <w:rPr/>
      </w:pPr>
      <w:r w:rsidDel="00000000" w:rsidR="00000000" w:rsidRPr="00000000">
        <w:rPr>
          <w:rFonts w:ascii="Arial" w:cs="Arial" w:eastAsia="Arial" w:hAnsi="Arial"/>
          <w:sz w:val="20"/>
          <w:szCs w:val="20"/>
          <w:rtl w:val="0"/>
        </w:rPr>
        <w:t xml:space="preserve">☐  Miembros de colectivos</w:t>
      </w:r>
      <w:r w:rsidDel="00000000" w:rsidR="00000000" w:rsidRPr="00000000">
        <w:rPr>
          <w:rtl w:val="0"/>
        </w:rPr>
      </w:r>
    </w:p>
    <w:p w:rsidR="00000000" w:rsidDel="00000000" w:rsidP="00000000" w:rsidRDefault="00000000" w:rsidRPr="00000000" w14:paraId="00000324">
      <w:pPr>
        <w:spacing w:after="40" w:before="40" w:lineRule="auto"/>
        <w:ind w:left="720" w:firstLine="0"/>
        <w:rPr/>
      </w:pPr>
      <w:r w:rsidDel="00000000" w:rsidR="00000000" w:rsidRPr="00000000">
        <w:rPr>
          <w:rFonts w:ascii="Arial" w:cs="Arial" w:eastAsia="Arial" w:hAnsi="Arial"/>
          <w:sz w:val="20"/>
          <w:szCs w:val="20"/>
          <w:rtl w:val="0"/>
        </w:rPr>
        <w:t xml:space="preserve">☐  Ninguno / No sé quién los distribuye</w:t>
      </w:r>
      <w:r w:rsidDel="00000000" w:rsidR="00000000" w:rsidRPr="00000000">
        <w:rPr>
          <w:rtl w:val="0"/>
        </w:rPr>
      </w:r>
    </w:p>
    <w:p w:rsidR="00000000" w:rsidDel="00000000" w:rsidP="00000000" w:rsidRDefault="00000000" w:rsidRPr="00000000" w14:paraId="00000325">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326">
      <w:pPr>
        <w:spacing w:after="40" w:before="40" w:lineRule="auto"/>
        <w:ind w:left="0" w:firstLine="0"/>
        <w:rPr/>
      </w:pPr>
      <w:r w:rsidDel="00000000" w:rsidR="00000000" w:rsidRPr="00000000">
        <w:rPr>
          <w:rtl w:val="0"/>
        </w:rPr>
      </w:r>
    </w:p>
    <w:p w:rsidR="00000000" w:rsidDel="00000000" w:rsidP="00000000" w:rsidRDefault="00000000" w:rsidRPr="00000000" w14:paraId="00000327">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28">
      <w:pPr>
        <w:spacing w:after="60" w:before="120" w:lineRule="auto"/>
        <w:rPr/>
      </w:pPr>
      <w:r w:rsidDel="00000000" w:rsidR="00000000" w:rsidRPr="00000000">
        <w:rPr>
          <w:rFonts w:ascii="Arial" w:cs="Arial" w:eastAsia="Arial" w:hAnsi="Arial"/>
          <w:b w:val="1"/>
          <w:bCs w:val="1"/>
          <w:sz w:val="20"/>
          <w:szCs w:val="20"/>
          <w:rtl w:val="0"/>
        </w:rPr>
        <w:t xml:space="preserve">48. ¿Considera que la situación económica del país es mejor, igual o peor que hace seis meses?</w:t>
      </w:r>
      <w:r w:rsidDel="00000000" w:rsidR="00000000" w:rsidRPr="00000000">
        <w:rPr>
          <w:rtl w:val="0"/>
        </w:rPr>
      </w:r>
    </w:p>
    <w:p w:rsidR="00000000" w:rsidDel="00000000" w:rsidP="00000000" w:rsidRDefault="00000000" w:rsidRPr="00000000" w14:paraId="00000329">
      <w:pPr>
        <w:spacing w:after="40" w:before="40" w:lineRule="auto"/>
        <w:ind w:left="720" w:firstLine="0"/>
        <w:rPr/>
      </w:pPr>
      <w:r w:rsidDel="00000000" w:rsidR="00000000" w:rsidRPr="00000000">
        <w:rPr>
          <w:rFonts w:ascii="Arial" w:cs="Arial" w:eastAsia="Arial" w:hAnsi="Arial"/>
          <w:b w:val="1"/>
          <w:bCs w:val="1"/>
          <w:sz w:val="20"/>
          <w:szCs w:val="20"/>
          <w:rtl w:val="0"/>
        </w:rPr>
        <w:t xml:space="preserve">(1)  Mejor</w:t>
      </w:r>
      <w:r w:rsidDel="00000000" w:rsidR="00000000" w:rsidRPr="00000000">
        <w:rPr>
          <w:rtl w:val="0"/>
        </w:rPr>
      </w:r>
    </w:p>
    <w:p w:rsidR="00000000" w:rsidDel="00000000" w:rsidP="00000000" w:rsidRDefault="00000000" w:rsidRPr="00000000" w14:paraId="0000032A">
      <w:pPr>
        <w:spacing w:after="40" w:before="40" w:lineRule="auto"/>
        <w:ind w:left="720" w:firstLine="0"/>
        <w:rPr/>
      </w:pPr>
      <w:r w:rsidDel="00000000" w:rsidR="00000000" w:rsidRPr="00000000">
        <w:rPr>
          <w:rFonts w:ascii="Arial" w:cs="Arial" w:eastAsia="Arial" w:hAnsi="Arial"/>
          <w:b w:val="1"/>
          <w:bCs w:val="1"/>
          <w:sz w:val="20"/>
          <w:szCs w:val="20"/>
          <w:rtl w:val="0"/>
        </w:rPr>
        <w:t xml:space="preserve">(2)  Igual</w:t>
      </w:r>
      <w:r w:rsidDel="00000000" w:rsidR="00000000" w:rsidRPr="00000000">
        <w:rPr>
          <w:rtl w:val="0"/>
        </w:rPr>
      </w:r>
    </w:p>
    <w:p w:rsidR="00000000" w:rsidDel="00000000" w:rsidP="00000000" w:rsidRDefault="00000000" w:rsidRPr="00000000" w14:paraId="0000032B">
      <w:pPr>
        <w:spacing w:after="40" w:before="40" w:lineRule="auto"/>
        <w:ind w:left="720" w:firstLine="0"/>
        <w:rPr/>
      </w:pPr>
      <w:r w:rsidDel="00000000" w:rsidR="00000000" w:rsidRPr="00000000">
        <w:rPr>
          <w:rFonts w:ascii="Arial" w:cs="Arial" w:eastAsia="Arial" w:hAnsi="Arial"/>
          <w:b w:val="1"/>
          <w:bCs w:val="1"/>
          <w:sz w:val="20"/>
          <w:szCs w:val="20"/>
          <w:rtl w:val="0"/>
        </w:rPr>
        <w:t xml:space="preserve">(3)  Peor</w:t>
      </w:r>
      <w:r w:rsidDel="00000000" w:rsidR="00000000" w:rsidRPr="00000000">
        <w:rPr>
          <w:rtl w:val="0"/>
        </w:rPr>
      </w:r>
    </w:p>
    <w:p w:rsidR="00000000" w:rsidDel="00000000" w:rsidP="00000000" w:rsidRDefault="00000000" w:rsidRPr="00000000" w14:paraId="0000032C">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32D">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32E">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2F">
      <w:pPr>
        <w:spacing w:after="60" w:before="120" w:lineRule="auto"/>
        <w:rPr/>
      </w:pPr>
      <w:r w:rsidDel="00000000" w:rsidR="00000000" w:rsidRPr="00000000">
        <w:rPr>
          <w:rFonts w:ascii="Arial" w:cs="Arial" w:eastAsia="Arial" w:hAnsi="Arial"/>
          <w:b w:val="1"/>
          <w:bCs w:val="1"/>
          <w:sz w:val="20"/>
          <w:szCs w:val="20"/>
          <w:rtl w:val="0"/>
        </w:rPr>
        <w:t xml:space="preserve">49. ¿Cree que su propia situación económica actual es mejor, igual o peor que hace seis meses?</w:t>
      </w:r>
      <w:r w:rsidDel="00000000" w:rsidR="00000000" w:rsidRPr="00000000">
        <w:rPr>
          <w:rtl w:val="0"/>
        </w:rPr>
      </w:r>
    </w:p>
    <w:p w:rsidR="00000000" w:rsidDel="00000000" w:rsidP="00000000" w:rsidRDefault="00000000" w:rsidRPr="00000000" w14:paraId="00000330">
      <w:pPr>
        <w:spacing w:after="40" w:before="40" w:lineRule="auto"/>
        <w:ind w:left="720" w:firstLine="0"/>
        <w:rPr/>
      </w:pPr>
      <w:r w:rsidDel="00000000" w:rsidR="00000000" w:rsidRPr="00000000">
        <w:rPr>
          <w:rFonts w:ascii="Arial" w:cs="Arial" w:eastAsia="Arial" w:hAnsi="Arial"/>
          <w:b w:val="1"/>
          <w:bCs w:val="1"/>
          <w:sz w:val="20"/>
          <w:szCs w:val="20"/>
          <w:rtl w:val="0"/>
        </w:rPr>
        <w:t xml:space="preserve">(1)  Mejor</w:t>
      </w:r>
      <w:r w:rsidDel="00000000" w:rsidR="00000000" w:rsidRPr="00000000">
        <w:rPr>
          <w:rtl w:val="0"/>
        </w:rPr>
      </w:r>
    </w:p>
    <w:p w:rsidR="00000000" w:rsidDel="00000000" w:rsidP="00000000" w:rsidRDefault="00000000" w:rsidRPr="00000000" w14:paraId="00000331">
      <w:pPr>
        <w:spacing w:after="40" w:before="40" w:lineRule="auto"/>
        <w:ind w:left="720" w:firstLine="0"/>
        <w:rPr/>
      </w:pPr>
      <w:r w:rsidDel="00000000" w:rsidR="00000000" w:rsidRPr="00000000">
        <w:rPr>
          <w:rFonts w:ascii="Arial" w:cs="Arial" w:eastAsia="Arial" w:hAnsi="Arial"/>
          <w:b w:val="1"/>
          <w:bCs w:val="1"/>
          <w:sz w:val="20"/>
          <w:szCs w:val="20"/>
          <w:rtl w:val="0"/>
        </w:rPr>
        <w:t xml:space="preserve">(2)  Igual</w:t>
      </w:r>
      <w:r w:rsidDel="00000000" w:rsidR="00000000" w:rsidRPr="00000000">
        <w:rPr>
          <w:rtl w:val="0"/>
        </w:rPr>
      </w:r>
    </w:p>
    <w:p w:rsidR="00000000" w:rsidDel="00000000" w:rsidP="00000000" w:rsidRDefault="00000000" w:rsidRPr="00000000" w14:paraId="00000332">
      <w:pPr>
        <w:spacing w:after="40" w:before="40" w:lineRule="auto"/>
        <w:ind w:left="720" w:firstLine="0"/>
        <w:rPr/>
      </w:pPr>
      <w:r w:rsidDel="00000000" w:rsidR="00000000" w:rsidRPr="00000000">
        <w:rPr>
          <w:rFonts w:ascii="Arial" w:cs="Arial" w:eastAsia="Arial" w:hAnsi="Arial"/>
          <w:b w:val="1"/>
          <w:bCs w:val="1"/>
          <w:sz w:val="20"/>
          <w:szCs w:val="20"/>
          <w:rtl w:val="0"/>
        </w:rPr>
        <w:t xml:space="preserve">(3)  Peor</w:t>
      </w:r>
      <w:r w:rsidDel="00000000" w:rsidR="00000000" w:rsidRPr="00000000">
        <w:rPr>
          <w:rtl w:val="0"/>
        </w:rPr>
      </w:r>
    </w:p>
    <w:p w:rsidR="00000000" w:rsidDel="00000000" w:rsidP="00000000" w:rsidRDefault="00000000" w:rsidRPr="00000000" w14:paraId="00000333">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sabe  [NO LEER]</w:t>
      </w:r>
      <w:r w:rsidDel="00000000" w:rsidR="00000000" w:rsidRPr="00000000">
        <w:rPr>
          <w:rtl w:val="0"/>
        </w:rPr>
      </w:r>
    </w:p>
    <w:p w:rsidR="00000000" w:rsidDel="00000000" w:rsidP="00000000" w:rsidRDefault="00000000" w:rsidRPr="00000000" w14:paraId="00000334">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33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36">
      <w:pPr>
        <w:spacing w:after="60" w:before="120" w:lineRule="auto"/>
        <w:rPr/>
      </w:pPr>
      <w:r w:rsidDel="00000000" w:rsidR="00000000" w:rsidRPr="00000000">
        <w:rPr>
          <w:rFonts w:ascii="Arial" w:cs="Arial" w:eastAsia="Arial" w:hAnsi="Arial"/>
          <w:b w:val="1"/>
          <w:bCs w:val="1"/>
          <w:sz w:val="20"/>
          <w:szCs w:val="20"/>
          <w:rtl w:val="0"/>
        </w:rPr>
        <w:t xml:space="preserve">50. Venezuela ha experimentado una aguda crisis económica en los últimos años. ¿Cuál de los siguientes cree que contribuyó a la crisis? Seleccione todos los que apliquen.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337">
            <w:pPr>
              <w:rPr/>
            </w:pPr>
            <w:r w:rsidDel="00000000" w:rsidR="00000000" w:rsidRPr="00000000">
              <w:rPr>
                <w:rFonts w:ascii="Arial" w:cs="Arial" w:eastAsia="Arial" w:hAnsi="Arial"/>
                <w:b w:val="1"/>
                <w:bCs w:val="1"/>
                <w:smallCaps w:val="1"/>
                <w:color w:val="333333"/>
                <w:sz w:val="18"/>
                <w:szCs w:val="18"/>
                <w:rtl w:val="0"/>
              </w:rPr>
              <w:t xml:space="preserve">NO LEER LAS OPCIONES EN VOZ ALTA. MARQUE TODAS LAS QUE CORRESPONDAN.</w:t>
            </w:r>
            <w:r w:rsidDel="00000000" w:rsidR="00000000" w:rsidRPr="00000000">
              <w:rPr>
                <w:rtl w:val="0"/>
              </w:rPr>
            </w:r>
          </w:p>
        </w:tc>
      </w:tr>
    </w:tbl>
    <w:p w:rsidR="00000000" w:rsidDel="00000000" w:rsidP="00000000" w:rsidRDefault="00000000" w:rsidRPr="00000000" w14:paraId="00000338">
      <w:pPr>
        <w:spacing w:after="40" w:before="40" w:lineRule="auto"/>
        <w:ind w:left="720" w:firstLine="0"/>
        <w:rPr/>
      </w:pPr>
      <w:r w:rsidDel="00000000" w:rsidR="00000000" w:rsidRPr="00000000">
        <w:rPr>
          <w:rFonts w:ascii="Arial" w:cs="Arial" w:eastAsia="Arial" w:hAnsi="Arial"/>
          <w:sz w:val="20"/>
          <w:szCs w:val="20"/>
          <w:rtl w:val="0"/>
        </w:rPr>
        <w:t xml:space="preserve">☐  Sanciones económicas de los Estados Unidos</w:t>
      </w:r>
      <w:r w:rsidDel="00000000" w:rsidR="00000000" w:rsidRPr="00000000">
        <w:rPr>
          <w:rtl w:val="0"/>
        </w:rPr>
      </w:r>
    </w:p>
    <w:p w:rsidR="00000000" w:rsidDel="00000000" w:rsidP="00000000" w:rsidRDefault="00000000" w:rsidRPr="00000000" w14:paraId="00000339">
      <w:pPr>
        <w:spacing w:after="40" w:before="40" w:lineRule="auto"/>
        <w:ind w:left="720" w:firstLine="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Mala</w:t>
      </w:r>
      <w:sdt>
        <w:sdtPr>
          <w:id w:val="1402084556"/>
          <w:tag w:val="goog_rdk_606"/>
        </w:sdtPr>
        <w:sdtContent>
          <w:ins w:author="Dorothy Jane Bridges Kronick" w:id="89" w:date="2026-04-29T21:50:35Z">
            <w:r w:rsidDel="00000000" w:rsidR="00000000" w:rsidRPr="00000000">
              <w:rPr>
                <w:rFonts w:ascii="Arial" w:cs="Arial" w:eastAsia="Arial" w:hAnsi="Arial"/>
                <w:sz w:val="20"/>
                <w:szCs w:val="20"/>
                <w:rtl w:val="0"/>
              </w:rPr>
              <w:t xml:space="preserve">s</w:t>
            </w:r>
          </w:ins>
        </w:sdtContent>
      </w:sdt>
      <w:r w:rsidDel="00000000" w:rsidR="00000000" w:rsidRPr="00000000">
        <w:rPr>
          <w:rFonts w:ascii="Arial" w:cs="Arial" w:eastAsia="Arial" w:hAnsi="Arial"/>
          <w:sz w:val="20"/>
          <w:szCs w:val="20"/>
          <w:rtl w:val="0"/>
        </w:rPr>
        <w:t xml:space="preserve"> </w:t>
      </w:r>
      <w:sdt>
        <w:sdtPr>
          <w:id w:val="-1664893722"/>
          <w:tag w:val="goog_rdk_607"/>
        </w:sdtPr>
        <w:sdtContent>
          <w:ins w:author="Dorothy Jane Bridges Kronick" w:id="90" w:date="2026-04-29T21:50:36Z"/>
          <w:sdt>
            <w:sdtPr>
              <w:id w:val="-1771297272"/>
              <w:tag w:val="goog_rdk_608"/>
            </w:sdtPr>
            <w:sdtContent>
              <w:ins w:author="Dorothy Jane Bridges Kronick" w:id="90" w:date="2026-04-29T21:50:36Z">
                <w:r w:rsidDel="00000000" w:rsidR="00000000" w:rsidRPr="00000000">
                  <w:rPr>
                    <w:rtl w:val="0"/>
                    <w:rPrChange w:author="Dorothy Jane Bridges Kronick" w:id="91" w:date="2026-04-29T21:50:36Z">
                      <w:rPr>
                        <w:rFonts w:ascii="Arial" w:cs="Arial" w:eastAsia="Arial" w:hAnsi="Arial"/>
                        <w:sz w:val="20"/>
                        <w:szCs w:val="20"/>
                      </w:rPr>
                    </w:rPrChange>
                  </w:rPr>
                  <w:t xml:space="preserve">políticas</w:t>
                </w:r>
              </w:ins>
            </w:sdtContent>
          </w:sdt>
          <w:ins w:author="Dorothy Jane Bridges Kronick" w:id="90" w:date="2026-04-29T21:50:36Z"/>
        </w:sdtContent>
      </w:sdt>
      <w:sdt>
        <w:sdtPr>
          <w:id w:val="-2007212717"/>
          <w:tag w:val="goog_rdk_609"/>
        </w:sdtPr>
        <w:sdtContent>
          <w:del w:author="Dorothy Jane Bridges Kronick" w:id="90" w:date="2026-04-29T21:50:36Z"/>
          <w:sdt>
            <w:sdtPr>
              <w:id w:val="1464411094"/>
              <w:tag w:val="goog_rdk_610"/>
            </w:sdtPr>
            <w:sdtContent>
              <w:del w:author="Dorothy Jane Bridges Kronick" w:id="90" w:date="2026-04-29T21:50:36Z">
                <w:r w:rsidDel="00000000" w:rsidR="00000000" w:rsidRPr="00000000">
                  <w:rPr>
                    <w:rtl w:val="0"/>
                    <w:rPrChange w:author="Dorothy Jane Bridges Kronick" w:id="91" w:date="2026-04-29T21:50:36Z">
                      <w:rPr>
                        <w:rFonts w:ascii="Arial" w:cs="Arial" w:eastAsia="Arial" w:hAnsi="Arial"/>
                        <w:sz w:val="20"/>
                        <w:szCs w:val="20"/>
                      </w:rPr>
                    </w:rPrChange>
                  </w:rPr>
                  <w:delText xml:space="preserve">gestión</w:delText>
                </w:r>
              </w:del>
            </w:sdtContent>
          </w:sdt>
          <w:del w:author="Dorothy Jane Bridges Kronick" w:id="90" w:date="2026-04-29T21:50:36Z"/>
        </w:sdtContent>
      </w:sdt>
      <w:r w:rsidDel="00000000" w:rsidR="00000000" w:rsidRPr="00000000">
        <w:rPr>
          <w:rFonts w:ascii="Arial" w:cs="Arial" w:eastAsia="Arial" w:hAnsi="Arial"/>
          <w:sz w:val="20"/>
          <w:szCs w:val="20"/>
          <w:rtl w:val="0"/>
        </w:rPr>
        <w:t xml:space="preserve"> del gobierno</w:t>
      </w:r>
      <w:r w:rsidDel="00000000" w:rsidR="00000000" w:rsidRPr="00000000">
        <w:rPr>
          <w:rFonts w:ascii="Arial" w:cs="Arial" w:eastAsia="Arial" w:hAnsi="Arial"/>
          <w:sz w:val="20"/>
          <w:szCs w:val="20"/>
          <w:rtl w:val="0"/>
        </w:rPr>
        <w:t xml:space="preserve">, por e</w:t>
      </w:r>
      <w:r w:rsidDel="00000000" w:rsidR="00000000" w:rsidRPr="00000000">
        <w:rPr>
          <w:rtl w:val="0"/>
        </w:rPr>
        <w:t xml:space="preserve">jemplo, el control de cambio</w:t>
      </w:r>
    </w:p>
    <w:sdt>
      <w:sdtPr>
        <w:id w:val="583018291"/>
        <w:tag w:val="goog_rdk_612"/>
      </w:sdtPr>
      <w:sdtContent>
        <w:p w:rsidR="00000000" w:rsidDel="00000000" w:rsidP="00000000" w:rsidRDefault="00000000" w:rsidRPr="00000000" w14:paraId="0000033A">
          <w:pPr>
            <w:spacing w:after="40" w:before="40" w:lineRule="auto"/>
            <w:ind w:left="720" w:firstLine="0"/>
            <w:rPr>
              <w:ins w:author="Dorothy Jane Bridges Kronick" w:id="92" w:date="2026-04-29T21:50:42Z"/>
              <w:rFonts w:ascii="Arial" w:cs="Arial" w:eastAsia="Arial" w:hAnsi="Arial"/>
              <w:sz w:val="20"/>
              <w:szCs w:val="20"/>
            </w:rPr>
          </w:pPr>
          <w:r w:rsidDel="00000000" w:rsidR="00000000" w:rsidRPr="00000000">
            <w:rPr>
              <w:rFonts w:ascii="Arial" w:cs="Arial" w:eastAsia="Arial" w:hAnsi="Arial"/>
              <w:sz w:val="20"/>
              <w:szCs w:val="20"/>
              <w:rtl w:val="0"/>
            </w:rPr>
            <w:t xml:space="preserve">☐  La caída de los precios del petróleo</w:t>
          </w:r>
          <w:sdt>
            <w:sdtPr>
              <w:id w:val="1810414121"/>
              <w:tag w:val="goog_rdk_611"/>
            </w:sdtPr>
            <w:sdtContent>
              <w:ins w:author="Dorothy Jane Bridges Kronick" w:id="92" w:date="2026-04-29T21:50:42Z">
                <w:r w:rsidDel="00000000" w:rsidR="00000000" w:rsidRPr="00000000">
                  <w:rPr>
                    <w:rtl w:val="0"/>
                  </w:rPr>
                </w:r>
              </w:ins>
            </w:sdtContent>
          </w:sdt>
        </w:p>
      </w:sdtContent>
    </w:sdt>
    <w:sdt>
      <w:sdtPr>
        <w:id w:val="-2002498347"/>
        <w:tag w:val="goog_rdk_618"/>
      </w:sdtPr>
      <w:sdtContent>
        <w:p w:rsidR="00000000" w:rsidDel="00000000" w:rsidP="00000000" w:rsidRDefault="00000000" w:rsidRPr="00000000" w14:paraId="0000033B">
          <w:pPr>
            <w:spacing w:after="40" w:before="40" w:lineRule="auto"/>
            <w:ind w:left="720" w:firstLine="0"/>
            <w:rPr>
              <w:del w:author="Dorothy Jane Bridges Kronick" w:id="93" w:date="2026-04-29T21:50:27Z"/>
            </w:rPr>
          </w:pPr>
          <w:sdt>
            <w:sdtPr>
              <w:id w:val="666356045"/>
              <w:tag w:val="goog_rdk_614"/>
            </w:sdtPr>
            <w:sdtContent>
              <w:ins w:author="Dorothy Jane Bridges Kronick" w:id="93" w:date="2026-04-29T21:50:27Z"/>
              <w:sdt>
                <w:sdtPr>
                  <w:id w:val="451608171"/>
                  <w:tag w:val="goog_rdk_615"/>
                </w:sdtPr>
                <w:sdtContent>
                  <w:ins w:author="Dorothy Jane Bridges Kronick" w:id="93" w:date="2026-04-29T21:50:27Z">
                    <w:r w:rsidDel="00000000" w:rsidR="00000000" w:rsidRPr="00000000">
                      <w:rPr>
                        <w:rtl w:val="0"/>
                        <w:rPrChange w:author="Dorothy Jane Bridges Kronick" w:id="94" w:date="2026-04-29T21:50:42Z">
                          <w:rPr>
                            <w:rFonts w:ascii="Arial" w:cs="Arial" w:eastAsia="Arial" w:hAnsi="Arial"/>
                            <w:sz w:val="20"/>
                            <w:szCs w:val="20"/>
                          </w:rPr>
                        </w:rPrChange>
                      </w:rPr>
                      <w:t xml:space="preserve">☐  Corrupci</w:t>
                    </w:r>
                  </w:ins>
                </w:sdtContent>
              </w:sdt>
              <w:ins w:author="Dorothy Jane Bridges Kronick" w:id="93" w:date="2026-04-29T21:50:27Z">
                <w:sdt>
                  <w:sdtPr>
                    <w:id w:val="1681563057"/>
                    <w:tag w:val="goog_rdk_616"/>
                  </w:sdtPr>
                  <w:sdtContent>
                    <w:r w:rsidDel="00000000" w:rsidR="00000000" w:rsidRPr="00000000">
                      <w:rPr>
                        <w:rtl w:val="0"/>
                        <w:rPrChange w:author="Dorothy Jane Bridges Kronick" w:id="95" w:date="2026-04-29T21:50:27Z">
                          <w:rPr>
                            <w:rFonts w:ascii="Arial" w:cs="Arial" w:eastAsia="Arial" w:hAnsi="Arial"/>
                            <w:sz w:val="20"/>
                            <w:szCs w:val="20"/>
                          </w:rPr>
                        </w:rPrChange>
                      </w:rPr>
                      <w:t xml:space="preserve">ón</w:t>
                    </w:r>
                  </w:sdtContent>
                </w:sdt>
              </w:ins>
            </w:sdtContent>
          </w:sdt>
          <w:sdt>
            <w:sdtPr>
              <w:id w:val="1227513999"/>
              <w:tag w:val="goog_rdk_617"/>
            </w:sdtPr>
            <w:sdtContent>
              <w:del w:author="Dorothy Jane Bridges Kronick" w:id="93" w:date="2026-04-29T21:50:27Z">
                <w:r w:rsidDel="00000000" w:rsidR="00000000" w:rsidRPr="00000000">
                  <w:rPr>
                    <w:rtl w:val="0"/>
                  </w:rPr>
                </w:r>
              </w:del>
            </w:sdtContent>
          </w:sdt>
        </w:p>
      </w:sdtContent>
    </w:sdt>
    <w:sdt>
      <w:sdtPr>
        <w:id w:val="-851765540"/>
        <w:tag w:val="goog_rdk_620"/>
      </w:sdtPr>
      <w:sdtContent>
        <w:p w:rsidR="00000000" w:rsidDel="00000000" w:rsidP="00000000" w:rsidRDefault="00000000" w:rsidRPr="00000000" w14:paraId="0000033C">
          <w:pPr>
            <w:spacing w:after="40" w:before="40" w:lineRule="auto"/>
            <w:ind w:left="720" w:firstLine="0"/>
            <w:rPr/>
            <w:pPrChange w:author="Dorothy Jane Bridges Kronick" w:id="0" w:date="2026-04-29T21:50:28Z">
              <w:pPr>
                <w:spacing w:after="40" w:before="40" w:lineRule="auto"/>
                <w:ind w:left="720" w:firstLine="0"/>
              </w:pPr>
            </w:pPrChange>
          </w:pPr>
          <w:sdt>
            <w:sdtPr>
              <w:id w:val="660696436"/>
              <w:tag w:val="goog_rdk_619"/>
            </w:sdtPr>
            <w:sdtContent>
              <w:del w:author="Dorothy Jane Bridges Kronick" w:id="93" w:date="2026-04-29T21:50:27Z">
                <w:r w:rsidDel="00000000" w:rsidR="00000000" w:rsidRPr="00000000">
                  <w:rPr>
                    <w:rFonts w:ascii="Arial" w:cs="Arial" w:eastAsia="Arial" w:hAnsi="Arial"/>
                    <w:sz w:val="20"/>
                    <w:szCs w:val="20"/>
                    <w:rtl w:val="0"/>
                  </w:rPr>
                  <w:delText xml:space="preserve">☐  El socialismo</w:delText>
                </w:r>
              </w:del>
            </w:sdtContent>
          </w:sdt>
          <w:r w:rsidDel="00000000" w:rsidR="00000000" w:rsidRPr="00000000">
            <w:rPr>
              <w:rtl w:val="0"/>
            </w:rPr>
          </w:r>
        </w:p>
      </w:sdtContent>
    </w:sdt>
    <w:p w:rsidR="00000000" w:rsidDel="00000000" w:rsidP="00000000" w:rsidRDefault="00000000" w:rsidRPr="00000000" w14:paraId="0000033D">
      <w:pPr>
        <w:spacing w:after="40" w:before="40" w:lineRule="auto"/>
        <w:ind w:left="720" w:firstLine="0"/>
        <w:rPr/>
      </w:pPr>
      <w:r w:rsidDel="00000000" w:rsidR="00000000" w:rsidRPr="00000000">
        <w:rPr>
          <w:rFonts w:ascii="Arial" w:cs="Arial" w:eastAsia="Arial" w:hAnsi="Arial"/>
          <w:sz w:val="20"/>
          <w:szCs w:val="20"/>
          <w:rtl w:val="0"/>
        </w:rPr>
        <w:t xml:space="preserve">☐  La muerte de Hugo Chávez</w:t>
      </w:r>
      <w:r w:rsidDel="00000000" w:rsidR="00000000" w:rsidRPr="00000000">
        <w:rPr>
          <w:rtl w:val="0"/>
        </w:rPr>
      </w:r>
    </w:p>
    <w:p w:rsidR="00000000" w:rsidDel="00000000" w:rsidP="00000000" w:rsidRDefault="00000000" w:rsidRPr="00000000" w14:paraId="0000033E">
      <w:pPr>
        <w:spacing w:after="40" w:before="40" w:lineRule="auto"/>
        <w:ind w:left="720" w:firstLine="0"/>
        <w:rPr/>
      </w:pPr>
      <w:r w:rsidDel="00000000" w:rsidR="00000000" w:rsidRPr="00000000">
        <w:rPr>
          <w:rFonts w:ascii="Arial" w:cs="Arial" w:eastAsia="Arial" w:hAnsi="Arial"/>
          <w:sz w:val="20"/>
          <w:szCs w:val="20"/>
          <w:rtl w:val="0"/>
        </w:rPr>
        <w:t xml:space="preserve">☐  Otro — especifique: ________________</w:t>
      </w:r>
      <w:r w:rsidDel="00000000" w:rsidR="00000000" w:rsidRPr="00000000">
        <w:rPr>
          <w:rtl w:val="0"/>
        </w:rPr>
      </w:r>
    </w:p>
    <w:p w:rsidR="00000000" w:rsidDel="00000000" w:rsidP="00000000" w:rsidRDefault="00000000" w:rsidRPr="00000000" w14:paraId="0000033F">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340">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41">
      <w:pPr>
        <w:spacing w:after="60" w:before="120" w:lineRule="auto"/>
        <w:rPr/>
      </w:pPr>
      <w:r w:rsidDel="00000000" w:rsidR="00000000" w:rsidRPr="00000000">
        <w:rPr>
          <w:rFonts w:ascii="Arial" w:cs="Arial" w:eastAsia="Arial" w:hAnsi="Arial"/>
          <w:b w:val="1"/>
          <w:bCs w:val="1"/>
          <w:sz w:val="20"/>
          <w:szCs w:val="20"/>
          <w:rtl w:val="0"/>
        </w:rPr>
        <w:t xml:space="preserve">51. ¿Cuántas veces en el último año su hogar ha quedado sin electricidad?</w:t>
      </w:r>
      <w:r w:rsidDel="00000000" w:rsidR="00000000" w:rsidRPr="00000000">
        <w:rPr>
          <w:rtl w:val="0"/>
        </w:rPr>
      </w:r>
    </w:p>
    <w:p w:rsidR="00000000" w:rsidDel="00000000" w:rsidP="00000000" w:rsidRDefault="00000000" w:rsidRPr="00000000" w14:paraId="00000342">
      <w:pPr>
        <w:spacing w:after="40" w:before="40" w:lineRule="auto"/>
        <w:ind w:left="720" w:firstLine="0"/>
        <w:rPr/>
      </w:pPr>
      <w:r w:rsidDel="00000000" w:rsidR="00000000" w:rsidRPr="00000000">
        <w:rPr>
          <w:rFonts w:ascii="Arial" w:cs="Arial" w:eastAsia="Arial" w:hAnsi="Arial"/>
          <w:b w:val="1"/>
          <w:bCs w:val="1"/>
          <w:sz w:val="20"/>
          <w:szCs w:val="20"/>
          <w:rtl w:val="0"/>
        </w:rPr>
        <w:t xml:space="preserve">(0)  </w:t>
      </w:r>
      <w:r w:rsidDel="00000000" w:rsidR="00000000" w:rsidRPr="00000000">
        <w:rPr>
          <w:rFonts w:ascii="Arial" w:cs="Arial" w:eastAsia="Arial" w:hAnsi="Arial"/>
          <w:sz w:val="20"/>
          <w:szCs w:val="20"/>
          <w:rtl w:val="0"/>
        </w:rPr>
        <w:t xml:space="preserve">0</w:t>
      </w:r>
      <w:r w:rsidDel="00000000" w:rsidR="00000000" w:rsidRPr="00000000">
        <w:rPr>
          <w:rtl w:val="0"/>
        </w:rPr>
      </w:r>
    </w:p>
    <w:p w:rsidR="00000000" w:rsidDel="00000000" w:rsidP="00000000" w:rsidRDefault="00000000" w:rsidRPr="00000000" w14:paraId="00000343">
      <w:pPr>
        <w:spacing w:after="40" w:before="40" w:lineRule="auto"/>
        <w:ind w:left="720" w:firstLine="0"/>
        <w:rPr/>
      </w:pPr>
      <w:r w:rsidDel="00000000" w:rsidR="00000000" w:rsidRPr="00000000">
        <w:rPr>
          <w:rFonts w:ascii="Arial" w:cs="Arial" w:eastAsia="Arial" w:hAnsi="Arial"/>
          <w:b w:val="1"/>
          <w:bCs w:val="1"/>
          <w:sz w:val="20"/>
          <w:szCs w:val="20"/>
          <w:rtl w:val="0"/>
        </w:rPr>
        <w:t xml:space="preserve">(1–3)  </w:t>
      </w:r>
      <w:r w:rsidDel="00000000" w:rsidR="00000000" w:rsidRPr="00000000">
        <w:rPr>
          <w:rFonts w:ascii="Arial" w:cs="Arial" w:eastAsia="Arial" w:hAnsi="Arial"/>
          <w:sz w:val="20"/>
          <w:szCs w:val="20"/>
          <w:rtl w:val="0"/>
        </w:rPr>
        <w:t xml:space="preserve">1–3</w:t>
      </w:r>
      <w:r w:rsidDel="00000000" w:rsidR="00000000" w:rsidRPr="00000000">
        <w:rPr>
          <w:rtl w:val="0"/>
        </w:rPr>
      </w:r>
    </w:p>
    <w:p w:rsidR="00000000" w:rsidDel="00000000" w:rsidP="00000000" w:rsidRDefault="00000000" w:rsidRPr="00000000" w14:paraId="00000344">
      <w:pPr>
        <w:spacing w:after="40" w:before="40" w:lineRule="auto"/>
        <w:ind w:left="720" w:firstLine="0"/>
        <w:rPr/>
      </w:pPr>
      <w:r w:rsidDel="00000000" w:rsidR="00000000" w:rsidRPr="00000000">
        <w:rPr>
          <w:rFonts w:ascii="Arial" w:cs="Arial" w:eastAsia="Arial" w:hAnsi="Arial"/>
          <w:b w:val="1"/>
          <w:bCs w:val="1"/>
          <w:sz w:val="20"/>
          <w:szCs w:val="20"/>
          <w:rtl w:val="0"/>
        </w:rPr>
        <w:t xml:space="preserve">(4–6)  </w:t>
      </w:r>
      <w:r w:rsidDel="00000000" w:rsidR="00000000" w:rsidRPr="00000000">
        <w:rPr>
          <w:rFonts w:ascii="Arial" w:cs="Arial" w:eastAsia="Arial" w:hAnsi="Arial"/>
          <w:sz w:val="20"/>
          <w:szCs w:val="20"/>
          <w:rtl w:val="0"/>
        </w:rPr>
        <w:t xml:space="preserve">4–6</w:t>
      </w:r>
      <w:r w:rsidDel="00000000" w:rsidR="00000000" w:rsidRPr="00000000">
        <w:rPr>
          <w:rtl w:val="0"/>
        </w:rPr>
      </w:r>
    </w:p>
    <w:p w:rsidR="00000000" w:rsidDel="00000000" w:rsidP="00000000" w:rsidRDefault="00000000" w:rsidRPr="00000000" w14:paraId="00000345">
      <w:pPr>
        <w:spacing w:after="40" w:before="40" w:lineRule="auto"/>
        <w:ind w:left="720" w:firstLine="0"/>
        <w:rPr/>
      </w:pPr>
      <w:r w:rsidDel="00000000" w:rsidR="00000000" w:rsidRPr="00000000">
        <w:rPr>
          <w:rFonts w:ascii="Arial" w:cs="Arial" w:eastAsia="Arial" w:hAnsi="Arial"/>
          <w:b w:val="1"/>
          <w:bCs w:val="1"/>
          <w:sz w:val="20"/>
          <w:szCs w:val="20"/>
          <w:rtl w:val="0"/>
        </w:rPr>
        <w:t xml:space="preserve">(7–10)  </w:t>
      </w:r>
      <w:r w:rsidDel="00000000" w:rsidR="00000000" w:rsidRPr="00000000">
        <w:rPr>
          <w:rFonts w:ascii="Arial" w:cs="Arial" w:eastAsia="Arial" w:hAnsi="Arial"/>
          <w:sz w:val="20"/>
          <w:szCs w:val="20"/>
          <w:rtl w:val="0"/>
        </w:rPr>
        <w:t xml:space="preserve">7–10</w:t>
      </w:r>
      <w:r w:rsidDel="00000000" w:rsidR="00000000" w:rsidRPr="00000000">
        <w:rPr>
          <w:rtl w:val="0"/>
        </w:rPr>
      </w:r>
    </w:p>
    <w:p w:rsidR="00000000" w:rsidDel="00000000" w:rsidP="00000000" w:rsidRDefault="00000000" w:rsidRPr="00000000" w14:paraId="00000346">
      <w:pPr>
        <w:spacing w:after="40" w:before="40" w:lineRule="auto"/>
        <w:ind w:left="720" w:firstLine="0"/>
        <w:rPr/>
      </w:pPr>
      <w:r w:rsidDel="00000000" w:rsidR="00000000" w:rsidRPr="00000000">
        <w:rPr>
          <w:rFonts w:ascii="Arial" w:cs="Arial" w:eastAsia="Arial" w:hAnsi="Arial"/>
          <w:b w:val="1"/>
          <w:bCs w:val="1"/>
          <w:sz w:val="20"/>
          <w:szCs w:val="20"/>
          <w:rtl w:val="0"/>
        </w:rPr>
        <w:t xml:space="preserve">(10+)  Más de 10</w:t>
      </w:r>
      <w:r w:rsidDel="00000000" w:rsidR="00000000" w:rsidRPr="00000000">
        <w:rPr>
          <w:rtl w:val="0"/>
        </w:rPr>
      </w:r>
    </w:p>
    <w:p w:rsidR="00000000" w:rsidDel="00000000" w:rsidP="00000000" w:rsidRDefault="00000000" w:rsidRPr="00000000" w14:paraId="00000347">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348">
      <w:pPr>
        <w:pBdr>
          <w:bottom w:color="999999" w:space="1" w:sz="6" w:val="single"/>
        </w:pBdr>
        <w:spacing w:after="0" w:before="80" w:lineRule="auto"/>
        <w:rPr/>
      </w:pPr>
      <w:r w:rsidDel="00000000" w:rsidR="00000000" w:rsidRPr="00000000">
        <w:rPr>
          <w:rtl w:val="0"/>
        </w:rPr>
      </w:r>
    </w:p>
    <w:sdt>
      <w:sdtPr>
        <w:id w:val="-438223431"/>
        <w:tag w:val="goog_rdk_623"/>
      </w:sdtPr>
      <w:sdtContent>
        <w:p w:rsidR="00000000" w:rsidDel="00000000" w:rsidP="00000000" w:rsidRDefault="00000000" w:rsidRPr="00000000" w14:paraId="00000349">
          <w:pPr>
            <w:spacing w:after="60" w:before="120" w:lineRule="auto"/>
            <w:rPr>
              <w:del w:author="Dorothy Jane Bridges Kronick" w:id="97" w:date="2026-04-29T21:51:50Z"/>
            </w:rPr>
          </w:pPr>
          <w:sdt>
            <w:sdtPr>
              <w:id w:val="478010317"/>
              <w:tag w:val="goog_rdk_622"/>
            </w:sdtPr>
            <w:sdtContent>
              <w:del w:author="Dorothy Jane Bridges Kronick" w:id="97" w:date="2026-04-29T21:51:50Z">
                <w:r w:rsidDel="00000000" w:rsidR="00000000" w:rsidRPr="00000000">
                  <w:rPr>
                    <w:rFonts w:ascii="Arial" w:cs="Arial" w:eastAsia="Arial" w:hAnsi="Arial"/>
                    <w:b w:val="1"/>
                    <w:bCs w:val="1"/>
                    <w:sz w:val="20"/>
                    <w:szCs w:val="20"/>
                    <w:rtl w:val="0"/>
                  </w:rPr>
                  <w:delText xml:space="preserve">52. ¿Cuántas veces en el último año no pudo acceder a atención médica y/o medicamentos?</w:delText>
                </w:r>
                <w:r w:rsidDel="00000000" w:rsidR="00000000" w:rsidRPr="00000000">
                  <w:rPr>
                    <w:rtl w:val="0"/>
                  </w:rPr>
                </w:r>
              </w:del>
            </w:sdtContent>
          </w:sdt>
        </w:p>
      </w:sdtContent>
    </w:sdt>
    <w:sdt>
      <w:sdtPr>
        <w:id w:val="654296721"/>
        <w:tag w:val="goog_rdk_625"/>
      </w:sdtPr>
      <w:sdtContent>
        <w:p w:rsidR="00000000" w:rsidDel="00000000" w:rsidP="00000000" w:rsidRDefault="00000000" w:rsidRPr="00000000" w14:paraId="0000034A">
          <w:pPr>
            <w:spacing w:after="40" w:before="40" w:lineRule="auto"/>
            <w:ind w:left="720" w:firstLine="0"/>
            <w:rPr>
              <w:del w:author="Dorothy Jane Bridges Kronick" w:id="97" w:date="2026-04-29T21:51:50Z"/>
            </w:rPr>
          </w:pPr>
          <w:sdt>
            <w:sdtPr>
              <w:id w:val="1990184148"/>
              <w:tag w:val="goog_rdk_624"/>
            </w:sdtPr>
            <w:sdtContent>
              <w:del w:author="Dorothy Jane Bridges Kronick" w:id="97" w:date="2026-04-29T21:51:50Z">
                <w:r w:rsidDel="00000000" w:rsidR="00000000" w:rsidRPr="00000000">
                  <w:rPr>
                    <w:rFonts w:ascii="Arial" w:cs="Arial" w:eastAsia="Arial" w:hAnsi="Arial"/>
                    <w:b w:val="1"/>
                    <w:bCs w:val="1"/>
                    <w:sz w:val="20"/>
                    <w:szCs w:val="20"/>
                    <w:rtl w:val="0"/>
                  </w:rPr>
                  <w:delText xml:space="preserve">(0)  </w:delText>
                </w:r>
                <w:r w:rsidDel="00000000" w:rsidR="00000000" w:rsidRPr="00000000">
                  <w:rPr>
                    <w:rFonts w:ascii="Arial" w:cs="Arial" w:eastAsia="Arial" w:hAnsi="Arial"/>
                    <w:sz w:val="20"/>
                    <w:szCs w:val="20"/>
                    <w:rtl w:val="0"/>
                  </w:rPr>
                  <w:delText xml:space="preserve">0</w:delText>
                </w:r>
                <w:r w:rsidDel="00000000" w:rsidR="00000000" w:rsidRPr="00000000">
                  <w:rPr>
                    <w:rtl w:val="0"/>
                  </w:rPr>
                </w:r>
              </w:del>
            </w:sdtContent>
          </w:sdt>
        </w:p>
      </w:sdtContent>
    </w:sdt>
    <w:sdt>
      <w:sdtPr>
        <w:id w:val="1683161131"/>
        <w:tag w:val="goog_rdk_627"/>
      </w:sdtPr>
      <w:sdtContent>
        <w:p w:rsidR="00000000" w:rsidDel="00000000" w:rsidP="00000000" w:rsidRDefault="00000000" w:rsidRPr="00000000" w14:paraId="0000034B">
          <w:pPr>
            <w:spacing w:after="40" w:before="40" w:lineRule="auto"/>
            <w:ind w:left="720" w:firstLine="0"/>
            <w:rPr>
              <w:del w:author="Dorothy Jane Bridges Kronick" w:id="97" w:date="2026-04-29T21:51:50Z"/>
            </w:rPr>
          </w:pPr>
          <w:sdt>
            <w:sdtPr>
              <w:id w:val="-646080795"/>
              <w:tag w:val="goog_rdk_626"/>
            </w:sdtPr>
            <w:sdtContent>
              <w:del w:author="Dorothy Jane Bridges Kronick" w:id="97" w:date="2026-04-29T21:51:50Z">
                <w:r w:rsidDel="00000000" w:rsidR="00000000" w:rsidRPr="00000000">
                  <w:rPr>
                    <w:rFonts w:ascii="Arial" w:cs="Arial" w:eastAsia="Arial" w:hAnsi="Arial"/>
                    <w:b w:val="1"/>
                    <w:bCs w:val="1"/>
                    <w:sz w:val="20"/>
                    <w:szCs w:val="20"/>
                    <w:rtl w:val="0"/>
                  </w:rPr>
                  <w:delText xml:space="preserve">(1–3)  </w:delText>
                </w:r>
                <w:r w:rsidDel="00000000" w:rsidR="00000000" w:rsidRPr="00000000">
                  <w:rPr>
                    <w:rFonts w:ascii="Arial" w:cs="Arial" w:eastAsia="Arial" w:hAnsi="Arial"/>
                    <w:sz w:val="20"/>
                    <w:szCs w:val="20"/>
                    <w:rtl w:val="0"/>
                  </w:rPr>
                  <w:delText xml:space="preserve">1–3</w:delText>
                </w:r>
                <w:r w:rsidDel="00000000" w:rsidR="00000000" w:rsidRPr="00000000">
                  <w:rPr>
                    <w:rtl w:val="0"/>
                  </w:rPr>
                </w:r>
              </w:del>
            </w:sdtContent>
          </w:sdt>
        </w:p>
      </w:sdtContent>
    </w:sdt>
    <w:sdt>
      <w:sdtPr>
        <w:id w:val="-1403752605"/>
        <w:tag w:val="goog_rdk_629"/>
      </w:sdtPr>
      <w:sdtContent>
        <w:p w:rsidR="00000000" w:rsidDel="00000000" w:rsidP="00000000" w:rsidRDefault="00000000" w:rsidRPr="00000000" w14:paraId="0000034C">
          <w:pPr>
            <w:spacing w:after="40" w:before="40" w:lineRule="auto"/>
            <w:ind w:left="720" w:firstLine="0"/>
            <w:rPr>
              <w:del w:author="Dorothy Jane Bridges Kronick" w:id="97" w:date="2026-04-29T21:51:50Z"/>
            </w:rPr>
          </w:pPr>
          <w:sdt>
            <w:sdtPr>
              <w:id w:val="529701667"/>
              <w:tag w:val="goog_rdk_628"/>
            </w:sdtPr>
            <w:sdtContent>
              <w:del w:author="Dorothy Jane Bridges Kronick" w:id="97" w:date="2026-04-29T21:51:50Z">
                <w:r w:rsidDel="00000000" w:rsidR="00000000" w:rsidRPr="00000000">
                  <w:rPr>
                    <w:rFonts w:ascii="Arial" w:cs="Arial" w:eastAsia="Arial" w:hAnsi="Arial"/>
                    <w:b w:val="1"/>
                    <w:bCs w:val="1"/>
                    <w:sz w:val="20"/>
                    <w:szCs w:val="20"/>
                    <w:rtl w:val="0"/>
                  </w:rPr>
                  <w:delText xml:space="preserve">(4–6)  </w:delText>
                </w:r>
                <w:r w:rsidDel="00000000" w:rsidR="00000000" w:rsidRPr="00000000">
                  <w:rPr>
                    <w:rFonts w:ascii="Arial" w:cs="Arial" w:eastAsia="Arial" w:hAnsi="Arial"/>
                    <w:sz w:val="20"/>
                    <w:szCs w:val="20"/>
                    <w:rtl w:val="0"/>
                  </w:rPr>
                  <w:delText xml:space="preserve">4–6</w:delText>
                </w:r>
                <w:r w:rsidDel="00000000" w:rsidR="00000000" w:rsidRPr="00000000">
                  <w:rPr>
                    <w:rtl w:val="0"/>
                  </w:rPr>
                </w:r>
              </w:del>
            </w:sdtContent>
          </w:sdt>
        </w:p>
      </w:sdtContent>
    </w:sdt>
    <w:sdt>
      <w:sdtPr>
        <w:id w:val="-1220620977"/>
        <w:tag w:val="goog_rdk_631"/>
      </w:sdtPr>
      <w:sdtContent>
        <w:p w:rsidR="00000000" w:rsidDel="00000000" w:rsidP="00000000" w:rsidRDefault="00000000" w:rsidRPr="00000000" w14:paraId="0000034D">
          <w:pPr>
            <w:spacing w:after="40" w:before="40" w:lineRule="auto"/>
            <w:ind w:left="720" w:firstLine="0"/>
            <w:rPr>
              <w:del w:author="Dorothy Jane Bridges Kronick" w:id="97" w:date="2026-04-29T21:51:50Z"/>
            </w:rPr>
          </w:pPr>
          <w:sdt>
            <w:sdtPr>
              <w:id w:val="1560303878"/>
              <w:tag w:val="goog_rdk_630"/>
            </w:sdtPr>
            <w:sdtContent>
              <w:del w:author="Dorothy Jane Bridges Kronick" w:id="97" w:date="2026-04-29T21:51:50Z">
                <w:r w:rsidDel="00000000" w:rsidR="00000000" w:rsidRPr="00000000">
                  <w:rPr>
                    <w:rFonts w:ascii="Arial" w:cs="Arial" w:eastAsia="Arial" w:hAnsi="Arial"/>
                    <w:b w:val="1"/>
                    <w:bCs w:val="1"/>
                    <w:sz w:val="20"/>
                    <w:szCs w:val="20"/>
                    <w:rtl w:val="0"/>
                  </w:rPr>
                  <w:delText xml:space="preserve">(7–10)  </w:delText>
                </w:r>
                <w:r w:rsidDel="00000000" w:rsidR="00000000" w:rsidRPr="00000000">
                  <w:rPr>
                    <w:rFonts w:ascii="Arial" w:cs="Arial" w:eastAsia="Arial" w:hAnsi="Arial"/>
                    <w:sz w:val="20"/>
                    <w:szCs w:val="20"/>
                    <w:rtl w:val="0"/>
                  </w:rPr>
                  <w:delText xml:space="preserve">7–10</w:delText>
                </w:r>
                <w:r w:rsidDel="00000000" w:rsidR="00000000" w:rsidRPr="00000000">
                  <w:rPr>
                    <w:rtl w:val="0"/>
                  </w:rPr>
                </w:r>
              </w:del>
            </w:sdtContent>
          </w:sdt>
        </w:p>
      </w:sdtContent>
    </w:sdt>
    <w:sdt>
      <w:sdtPr>
        <w:id w:val="-896798642"/>
        <w:tag w:val="goog_rdk_633"/>
      </w:sdtPr>
      <w:sdtContent>
        <w:p w:rsidR="00000000" w:rsidDel="00000000" w:rsidP="00000000" w:rsidRDefault="00000000" w:rsidRPr="00000000" w14:paraId="0000034E">
          <w:pPr>
            <w:spacing w:after="40" w:before="40" w:lineRule="auto"/>
            <w:ind w:left="720" w:firstLine="0"/>
            <w:rPr>
              <w:del w:author="Dorothy Jane Bridges Kronick" w:id="97" w:date="2026-04-29T21:51:50Z"/>
            </w:rPr>
          </w:pPr>
          <w:sdt>
            <w:sdtPr>
              <w:id w:val="1407227930"/>
              <w:tag w:val="goog_rdk_632"/>
            </w:sdtPr>
            <w:sdtContent>
              <w:del w:author="Dorothy Jane Bridges Kronick" w:id="97" w:date="2026-04-29T21:51:50Z">
                <w:r w:rsidDel="00000000" w:rsidR="00000000" w:rsidRPr="00000000">
                  <w:rPr>
                    <w:rFonts w:ascii="Arial" w:cs="Arial" w:eastAsia="Arial" w:hAnsi="Arial"/>
                    <w:b w:val="1"/>
                    <w:bCs w:val="1"/>
                    <w:sz w:val="20"/>
                    <w:szCs w:val="20"/>
                    <w:rtl w:val="0"/>
                  </w:rPr>
                  <w:delText xml:space="preserve">(10+)  Más de 10</w:delText>
                </w:r>
                <w:r w:rsidDel="00000000" w:rsidR="00000000" w:rsidRPr="00000000">
                  <w:rPr>
                    <w:rtl w:val="0"/>
                  </w:rPr>
                </w:r>
              </w:del>
            </w:sdtContent>
          </w:sdt>
        </w:p>
      </w:sdtContent>
    </w:sdt>
    <w:p w:rsidR="00000000" w:rsidDel="00000000" w:rsidP="00000000" w:rsidRDefault="00000000" w:rsidRPr="00000000" w14:paraId="0000034F">
      <w:pPr>
        <w:spacing w:after="40" w:before="40" w:lineRule="auto"/>
        <w:ind w:left="720" w:firstLine="0"/>
        <w:rPr/>
      </w:pPr>
      <w:sdt>
        <w:sdtPr>
          <w:id w:val="1284142895"/>
          <w:tag w:val="goog_rdk_634"/>
        </w:sdtPr>
        <w:sdtContent>
          <w:del w:author="Dorothy Jane Bridges Kronick" w:id="97" w:date="2026-04-29T21:51:50Z">
            <w:r w:rsidDel="00000000" w:rsidR="00000000" w:rsidRPr="00000000">
              <w:rPr>
                <w:rFonts w:ascii="Arial" w:cs="Arial" w:eastAsia="Arial" w:hAnsi="Arial"/>
                <w:b w:val="1"/>
                <w:bCs w:val="1"/>
                <w:sz w:val="20"/>
                <w:szCs w:val="20"/>
                <w:rtl w:val="0"/>
              </w:rPr>
              <w:delText xml:space="preserve">(988888)  No responde  [NO LEER]</w:delText>
            </w:r>
          </w:del>
        </w:sdtContent>
      </w:sdt>
      <w:r w:rsidDel="00000000" w:rsidR="00000000" w:rsidRPr="00000000">
        <w:rPr>
          <w:rtl w:val="0"/>
        </w:rPr>
      </w:r>
    </w:p>
    <w:p w:rsidR="00000000" w:rsidDel="00000000" w:rsidP="00000000" w:rsidRDefault="00000000" w:rsidRPr="00000000" w14:paraId="00000350">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51">
      <w:pPr>
        <w:spacing w:after="60" w:before="120" w:lineRule="auto"/>
        <w:rPr/>
      </w:pPr>
      <w:r w:rsidDel="00000000" w:rsidR="00000000" w:rsidRPr="00000000">
        <w:rPr>
          <w:rFonts w:ascii="Arial" w:cs="Arial" w:eastAsia="Arial" w:hAnsi="Arial"/>
          <w:b w:val="1"/>
          <w:bCs w:val="1"/>
          <w:sz w:val="20"/>
          <w:szCs w:val="20"/>
          <w:rtl w:val="0"/>
        </w:rPr>
        <w:t xml:space="preserve">53. </w:t>
      </w:r>
      <w:r w:rsidDel="00000000" w:rsidR="00000000" w:rsidRPr="00000000">
        <w:rPr>
          <w:rFonts w:ascii="Roboto" w:cs="Roboto" w:eastAsia="Roboto" w:hAnsi="Roboto"/>
          <w:b w:val="1"/>
          <w:bCs w:val="1"/>
          <w:color w:val="444746"/>
          <w:sz w:val="21"/>
          <w:szCs w:val="21"/>
          <w:highlight w:val="white"/>
          <w:rtl w:val="0"/>
        </w:rPr>
        <w:t xml:space="preserve">¿Cuántos días llega el agua por tubería a su hogar?</w:t>
      </w:r>
      <w:r w:rsidDel="00000000" w:rsidR="00000000" w:rsidRPr="00000000">
        <w:rPr>
          <w:rtl w:val="0"/>
        </w:rPr>
      </w:r>
    </w:p>
    <w:p w:rsidR="00000000" w:rsidDel="00000000" w:rsidP="00000000" w:rsidRDefault="00000000" w:rsidRPr="00000000" w14:paraId="00000352">
      <w:pPr>
        <w:spacing w:after="40" w:before="40" w:lineRule="auto"/>
        <w:ind w:left="72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1 -2 días a la semana</w:t>
      </w:r>
    </w:p>
    <w:p w:rsidR="00000000" w:rsidDel="00000000" w:rsidP="00000000" w:rsidRDefault="00000000" w:rsidRPr="00000000" w14:paraId="00000353">
      <w:pPr>
        <w:spacing w:after="40" w:before="40" w:lineRule="auto"/>
        <w:ind w:left="72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3-4 días a la semana</w:t>
      </w:r>
    </w:p>
    <w:p w:rsidR="00000000" w:rsidDel="00000000" w:rsidP="00000000" w:rsidRDefault="00000000" w:rsidRPr="00000000" w14:paraId="00000354">
      <w:pPr>
        <w:spacing w:after="40" w:before="40" w:lineRule="auto"/>
        <w:ind w:left="72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5-6 días a la semana</w:t>
      </w:r>
    </w:p>
    <w:p w:rsidR="00000000" w:rsidDel="00000000" w:rsidP="00000000" w:rsidRDefault="00000000" w:rsidRPr="00000000" w14:paraId="00000355">
      <w:pPr>
        <w:spacing w:after="40" w:before="40" w:lineRule="auto"/>
        <w:ind w:left="72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Todos los días</w:t>
      </w:r>
    </w:p>
    <w:p w:rsidR="00000000" w:rsidDel="00000000" w:rsidP="00000000" w:rsidRDefault="00000000" w:rsidRPr="00000000" w14:paraId="00000356">
      <w:pPr>
        <w:spacing w:after="40" w:before="40" w:lineRule="auto"/>
        <w:ind w:left="720" w:firstLine="0"/>
        <w:rPr>
          <w:b w:val="1"/>
          <w:bCs w:val="1"/>
        </w:rPr>
      </w:pPr>
      <w:r w:rsidDel="00000000" w:rsidR="00000000" w:rsidRPr="00000000">
        <w:rPr>
          <w:rFonts w:ascii="Roboto" w:cs="Roboto" w:eastAsia="Roboto" w:hAnsi="Roboto"/>
          <w:color w:val="444746"/>
          <w:sz w:val="21"/>
          <w:szCs w:val="21"/>
          <w:rtl w:val="0"/>
        </w:rPr>
        <w:t xml:space="preserve">Cada 15 días</w:t>
      </w:r>
      <w:r w:rsidDel="00000000" w:rsidR="00000000" w:rsidRPr="00000000">
        <w:rPr>
          <w:rtl w:val="0"/>
        </w:rPr>
      </w:r>
    </w:p>
    <w:p w:rsidR="00000000" w:rsidDel="00000000" w:rsidP="00000000" w:rsidRDefault="00000000" w:rsidRPr="00000000" w14:paraId="00000357">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358">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59">
      <w:pPr>
        <w:spacing w:after="60" w:before="120" w:lineRule="auto"/>
        <w:rPr/>
      </w:pPr>
      <w:r w:rsidDel="00000000" w:rsidR="00000000" w:rsidRPr="00000000">
        <w:rPr>
          <w:rFonts w:ascii="Arial" w:cs="Arial" w:eastAsia="Arial" w:hAnsi="Arial"/>
          <w:b w:val="1"/>
          <w:bCs w:val="1"/>
          <w:sz w:val="20"/>
          <w:szCs w:val="20"/>
          <w:rtl w:val="0"/>
        </w:rPr>
        <w:t xml:space="preserve">54. ¿</w:t>
      </w:r>
      <w:r w:rsidDel="00000000" w:rsidR="00000000" w:rsidRPr="00000000">
        <w:rPr>
          <w:rFonts w:ascii="Arial" w:cs="Arial" w:eastAsia="Arial" w:hAnsi="Arial"/>
          <w:b w:val="1"/>
          <w:bCs w:val="1"/>
          <w:sz w:val="20"/>
          <w:szCs w:val="20"/>
          <w:rtl w:val="0"/>
        </w:rPr>
        <w:t xml:space="preserve">Cuántos días a la semana tiene acceso a gas en su hogar?</w:t>
      </w:r>
      <w:r w:rsidDel="00000000" w:rsidR="00000000" w:rsidRPr="00000000">
        <w:rPr>
          <w:rtl w:val="0"/>
        </w:rPr>
      </w:r>
    </w:p>
    <w:p w:rsidR="00000000" w:rsidDel="00000000" w:rsidP="00000000" w:rsidRDefault="00000000" w:rsidRPr="00000000" w14:paraId="0000035A">
      <w:pPr>
        <w:spacing w:after="40" w:before="40" w:lineRule="auto"/>
        <w:ind w:left="720" w:firstLine="0"/>
        <w:rPr/>
      </w:pPr>
      <w:r w:rsidDel="00000000" w:rsidR="00000000" w:rsidRPr="00000000">
        <w:rPr>
          <w:rFonts w:ascii="Arial" w:cs="Arial" w:eastAsia="Arial" w:hAnsi="Arial"/>
          <w:b w:val="1"/>
          <w:bCs w:val="1"/>
          <w:sz w:val="20"/>
          <w:szCs w:val="20"/>
          <w:rtl w:val="0"/>
        </w:rPr>
        <w:t xml:space="preserve">(1)  1–2 días</w:t>
      </w:r>
      <w:r w:rsidDel="00000000" w:rsidR="00000000" w:rsidRPr="00000000">
        <w:rPr>
          <w:rtl w:val="0"/>
        </w:rPr>
      </w:r>
    </w:p>
    <w:p w:rsidR="00000000" w:rsidDel="00000000" w:rsidP="00000000" w:rsidRDefault="00000000" w:rsidRPr="00000000" w14:paraId="0000035B">
      <w:pPr>
        <w:spacing w:after="40" w:before="40" w:lineRule="auto"/>
        <w:ind w:left="720" w:firstLine="0"/>
        <w:rPr/>
      </w:pPr>
      <w:r w:rsidDel="00000000" w:rsidR="00000000" w:rsidRPr="00000000">
        <w:rPr>
          <w:rFonts w:ascii="Arial" w:cs="Arial" w:eastAsia="Arial" w:hAnsi="Arial"/>
          <w:b w:val="1"/>
          <w:bCs w:val="1"/>
          <w:sz w:val="20"/>
          <w:szCs w:val="20"/>
          <w:rtl w:val="0"/>
        </w:rPr>
        <w:t xml:space="preserve">(2)  3–4 días</w:t>
      </w:r>
      <w:r w:rsidDel="00000000" w:rsidR="00000000" w:rsidRPr="00000000">
        <w:rPr>
          <w:rtl w:val="0"/>
        </w:rPr>
      </w:r>
    </w:p>
    <w:p w:rsidR="00000000" w:rsidDel="00000000" w:rsidP="00000000" w:rsidRDefault="00000000" w:rsidRPr="00000000" w14:paraId="0000035C">
      <w:pPr>
        <w:spacing w:after="40" w:before="40" w:lineRule="auto"/>
        <w:ind w:left="720" w:firstLine="0"/>
        <w:rPr/>
      </w:pPr>
      <w:r w:rsidDel="00000000" w:rsidR="00000000" w:rsidRPr="00000000">
        <w:rPr>
          <w:rFonts w:ascii="Arial" w:cs="Arial" w:eastAsia="Arial" w:hAnsi="Arial"/>
          <w:b w:val="1"/>
          <w:bCs w:val="1"/>
          <w:sz w:val="20"/>
          <w:szCs w:val="20"/>
          <w:rtl w:val="0"/>
        </w:rPr>
        <w:t xml:space="preserve">(3)  5–6 días</w:t>
      </w:r>
      <w:r w:rsidDel="00000000" w:rsidR="00000000" w:rsidRPr="00000000">
        <w:rPr>
          <w:rtl w:val="0"/>
        </w:rPr>
      </w:r>
    </w:p>
    <w:p w:rsidR="00000000" w:rsidDel="00000000" w:rsidP="00000000" w:rsidRDefault="00000000" w:rsidRPr="00000000" w14:paraId="0000035D">
      <w:pPr>
        <w:spacing w:after="40" w:before="40" w:lineRule="auto"/>
        <w:ind w:left="720" w:firstLine="0"/>
        <w:rPr/>
      </w:pPr>
      <w:r w:rsidDel="00000000" w:rsidR="00000000" w:rsidRPr="00000000">
        <w:rPr>
          <w:rFonts w:ascii="Arial" w:cs="Arial" w:eastAsia="Arial" w:hAnsi="Arial"/>
          <w:b w:val="1"/>
          <w:bCs w:val="1"/>
          <w:sz w:val="20"/>
          <w:szCs w:val="20"/>
          <w:rtl w:val="0"/>
        </w:rPr>
        <w:t xml:space="preserve">(4)  7 días (todos los días)</w:t>
      </w:r>
      <w:r w:rsidDel="00000000" w:rsidR="00000000" w:rsidRPr="00000000">
        <w:rPr>
          <w:rtl w:val="0"/>
        </w:rPr>
      </w:r>
    </w:p>
    <w:p w:rsidR="00000000" w:rsidDel="00000000" w:rsidP="00000000" w:rsidRDefault="00000000" w:rsidRPr="00000000" w14:paraId="0000035E">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35F">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60">
      <w:pPr>
        <w:spacing w:after="60" w:before="120" w:lineRule="auto"/>
        <w:rPr/>
      </w:pPr>
      <w:r w:rsidDel="00000000" w:rsidR="00000000" w:rsidRPr="00000000">
        <w:rPr>
          <w:rFonts w:ascii="Arial" w:cs="Arial" w:eastAsia="Arial" w:hAnsi="Arial"/>
          <w:b w:val="1"/>
          <w:bCs w:val="1"/>
          <w:sz w:val="20"/>
          <w:szCs w:val="20"/>
          <w:rtl w:val="0"/>
        </w:rPr>
        <w:t xml:space="preserve">55. En los últimos cinco años, ¿ha tenido que mudarse porque no podía pagar el alquiler?</w:t>
      </w:r>
      <w:r w:rsidDel="00000000" w:rsidR="00000000" w:rsidRPr="00000000">
        <w:rPr>
          <w:rtl w:val="0"/>
        </w:rPr>
      </w:r>
    </w:p>
    <w:p w:rsidR="00000000" w:rsidDel="00000000" w:rsidP="00000000" w:rsidRDefault="00000000" w:rsidRPr="00000000" w14:paraId="00000361">
      <w:pPr>
        <w:spacing w:after="40" w:before="40" w:lineRule="auto"/>
        <w:ind w:left="720" w:firstLine="0"/>
        <w:rPr/>
      </w:pPr>
      <w:r w:rsidDel="00000000" w:rsidR="00000000" w:rsidRPr="00000000">
        <w:rPr>
          <w:rFonts w:ascii="Arial" w:cs="Arial" w:eastAsia="Arial" w:hAnsi="Arial"/>
          <w:b w:val="1"/>
          <w:bCs w:val="1"/>
          <w:sz w:val="20"/>
          <w:szCs w:val="20"/>
          <w:rtl w:val="0"/>
        </w:rPr>
        <w:t xml:space="preserve">(1)  Sí</w:t>
      </w:r>
      <w:r w:rsidDel="00000000" w:rsidR="00000000" w:rsidRPr="00000000">
        <w:rPr>
          <w:rtl w:val="0"/>
        </w:rPr>
      </w:r>
    </w:p>
    <w:p w:rsidR="00000000" w:rsidDel="00000000" w:rsidP="00000000" w:rsidRDefault="00000000" w:rsidRPr="00000000" w14:paraId="00000362">
      <w:pPr>
        <w:spacing w:after="40" w:before="40" w:lineRule="auto"/>
        <w:ind w:left="7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p>
    <w:p w:rsidR="00000000" w:rsidDel="00000000" w:rsidP="00000000" w:rsidRDefault="00000000" w:rsidRPr="00000000" w14:paraId="00000363">
      <w:pPr>
        <w:spacing w:after="40" w:before="40" w:lineRule="auto"/>
        <w:ind w:left="720" w:firstLine="0"/>
        <w:rPr/>
      </w:pPr>
      <w:r w:rsidDel="00000000" w:rsidR="00000000" w:rsidRPr="00000000">
        <w:rPr>
          <w:rtl w:val="0"/>
        </w:rPr>
        <w:t xml:space="preserve">(3)  Tengo vivienda propia</w:t>
      </w:r>
    </w:p>
    <w:p w:rsidR="00000000" w:rsidDel="00000000" w:rsidP="00000000" w:rsidRDefault="00000000" w:rsidRPr="00000000" w14:paraId="00000364">
      <w:pPr>
        <w:spacing w:after="40" w:before="40" w:lineRule="auto"/>
        <w:ind w:left="720" w:firstLine="0"/>
        <w:rPr/>
      </w:pPr>
      <w:r w:rsidDel="00000000" w:rsidR="00000000" w:rsidRPr="00000000">
        <w:rPr>
          <w:rFonts w:ascii="Arial" w:cs="Arial" w:eastAsia="Arial" w:hAnsi="Arial"/>
          <w:b w:val="1"/>
          <w:bCs w:val="1"/>
          <w:sz w:val="20"/>
          <w:szCs w:val="20"/>
          <w:rtl w:val="0"/>
        </w:rPr>
        <w:t xml:space="preserve">(3)  N</w:t>
      </w:r>
      <w:r w:rsidDel="00000000" w:rsidR="00000000" w:rsidRPr="00000000">
        <w:rPr>
          <w:rFonts w:ascii="Arial" w:cs="Arial" w:eastAsia="Arial" w:hAnsi="Arial"/>
          <w:b w:val="1"/>
          <w:bCs w:val="1"/>
          <w:sz w:val="20"/>
          <w:szCs w:val="20"/>
          <w:rtl w:val="0"/>
        </w:rPr>
        <w:t xml:space="preserve">o estoy seguro/a</w:t>
      </w:r>
      <w:r w:rsidDel="00000000" w:rsidR="00000000" w:rsidRPr="00000000">
        <w:rPr>
          <w:rtl w:val="0"/>
        </w:rPr>
      </w:r>
    </w:p>
    <w:p w:rsidR="00000000" w:rsidDel="00000000" w:rsidP="00000000" w:rsidRDefault="00000000" w:rsidRPr="00000000" w14:paraId="00000365">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366">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67">
      <w:pPr>
        <w:spacing w:after="60" w:before="120" w:lineRule="auto"/>
        <w:rPr/>
      </w:pPr>
      <w:r w:rsidDel="00000000" w:rsidR="00000000" w:rsidRPr="00000000">
        <w:rPr>
          <w:rFonts w:ascii="Arial" w:cs="Arial" w:eastAsia="Arial" w:hAnsi="Arial"/>
          <w:b w:val="1"/>
          <w:bCs w:val="1"/>
          <w:sz w:val="20"/>
          <w:szCs w:val="20"/>
          <w:rtl w:val="0"/>
        </w:rPr>
        <w:t xml:space="preserve">56. En el último año, aproximadamente ¿cuántos días al mes diría que sus hijos/as faltaron a la escuela?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smallCaps w:val="1"/>
                <w:color w:val="333333"/>
                <w:sz w:val="18"/>
                <w:szCs w:val="18"/>
                <w:rtl w:val="0"/>
              </w:rPr>
              <w:t xml:space="preserve">OMITIR SI EL ENCUESTADO/A NO TIENE HIJOS EN EDAD ESCOLAR.</w:t>
            </w:r>
            <w:r w:rsidDel="00000000" w:rsidR="00000000" w:rsidRPr="00000000">
              <w:rPr>
                <w:rtl w:val="0"/>
              </w:rPr>
            </w:r>
          </w:p>
        </w:tc>
      </w:tr>
    </w:tbl>
    <w:p w:rsidR="00000000" w:rsidDel="00000000" w:rsidP="00000000" w:rsidRDefault="00000000" w:rsidRPr="00000000" w14:paraId="00000369">
      <w:pPr>
        <w:spacing w:after="40" w:before="40" w:lineRule="auto"/>
        <w:ind w:left="720" w:firstLine="0"/>
        <w:rPr/>
      </w:pPr>
      <w:r w:rsidDel="00000000" w:rsidR="00000000" w:rsidRPr="00000000">
        <w:rPr>
          <w:rFonts w:ascii="Arial" w:cs="Arial" w:eastAsia="Arial" w:hAnsi="Arial"/>
          <w:b w:val="1"/>
          <w:bCs w:val="1"/>
          <w:sz w:val="20"/>
          <w:szCs w:val="20"/>
          <w:rtl w:val="0"/>
        </w:rPr>
        <w:t xml:space="preserve">(0)  Mis hijos/as no faltaron a la escuela</w:t>
      </w:r>
      <w:r w:rsidDel="00000000" w:rsidR="00000000" w:rsidRPr="00000000">
        <w:rPr>
          <w:rtl w:val="0"/>
        </w:rPr>
      </w:r>
    </w:p>
    <w:p w:rsidR="00000000" w:rsidDel="00000000" w:rsidP="00000000" w:rsidRDefault="00000000" w:rsidRPr="00000000" w14:paraId="0000036A">
      <w:pPr>
        <w:spacing w:after="40" w:before="40" w:lineRule="auto"/>
        <w:ind w:left="720" w:firstLine="0"/>
        <w:rPr/>
      </w:pPr>
      <w:r w:rsidDel="00000000" w:rsidR="00000000" w:rsidRPr="00000000">
        <w:rPr>
          <w:rFonts w:ascii="Arial" w:cs="Arial" w:eastAsia="Arial" w:hAnsi="Arial"/>
          <w:b w:val="1"/>
          <w:bCs w:val="1"/>
          <w:sz w:val="20"/>
          <w:szCs w:val="20"/>
          <w:rtl w:val="0"/>
        </w:rPr>
        <w:t xml:space="preserve">(1)  1–2 días</w:t>
      </w:r>
      <w:r w:rsidDel="00000000" w:rsidR="00000000" w:rsidRPr="00000000">
        <w:rPr>
          <w:rtl w:val="0"/>
        </w:rPr>
      </w:r>
    </w:p>
    <w:p w:rsidR="00000000" w:rsidDel="00000000" w:rsidP="00000000" w:rsidRDefault="00000000" w:rsidRPr="00000000" w14:paraId="0000036B">
      <w:pPr>
        <w:spacing w:after="40" w:before="40" w:lineRule="auto"/>
        <w:ind w:left="720" w:firstLine="0"/>
        <w:rPr/>
      </w:pPr>
      <w:r w:rsidDel="00000000" w:rsidR="00000000" w:rsidRPr="00000000">
        <w:rPr>
          <w:rFonts w:ascii="Arial" w:cs="Arial" w:eastAsia="Arial" w:hAnsi="Arial"/>
          <w:b w:val="1"/>
          <w:bCs w:val="1"/>
          <w:sz w:val="20"/>
          <w:szCs w:val="20"/>
          <w:rtl w:val="0"/>
        </w:rPr>
        <w:t xml:space="preserve">(2)  3–4 días</w:t>
      </w:r>
      <w:r w:rsidDel="00000000" w:rsidR="00000000" w:rsidRPr="00000000">
        <w:rPr>
          <w:rtl w:val="0"/>
        </w:rPr>
      </w:r>
    </w:p>
    <w:p w:rsidR="00000000" w:rsidDel="00000000" w:rsidP="00000000" w:rsidRDefault="00000000" w:rsidRPr="00000000" w14:paraId="0000036C">
      <w:pPr>
        <w:spacing w:after="40" w:before="40" w:lineRule="auto"/>
        <w:ind w:left="720" w:firstLine="0"/>
        <w:rPr/>
      </w:pPr>
      <w:r w:rsidDel="00000000" w:rsidR="00000000" w:rsidRPr="00000000">
        <w:rPr>
          <w:rFonts w:ascii="Arial" w:cs="Arial" w:eastAsia="Arial" w:hAnsi="Arial"/>
          <w:b w:val="1"/>
          <w:bCs w:val="1"/>
          <w:sz w:val="20"/>
          <w:szCs w:val="20"/>
          <w:rtl w:val="0"/>
        </w:rPr>
        <w:t xml:space="preserve">(3)  5–6 días</w:t>
      </w:r>
      <w:r w:rsidDel="00000000" w:rsidR="00000000" w:rsidRPr="00000000">
        <w:rPr>
          <w:rtl w:val="0"/>
        </w:rPr>
      </w:r>
    </w:p>
    <w:p w:rsidR="00000000" w:rsidDel="00000000" w:rsidP="00000000" w:rsidRDefault="00000000" w:rsidRPr="00000000" w14:paraId="0000036D">
      <w:pPr>
        <w:spacing w:after="40" w:before="40" w:lineRule="auto"/>
        <w:ind w:left="720" w:firstLine="0"/>
        <w:rPr/>
      </w:pPr>
      <w:r w:rsidDel="00000000" w:rsidR="00000000" w:rsidRPr="00000000">
        <w:rPr>
          <w:rFonts w:ascii="Arial" w:cs="Arial" w:eastAsia="Arial" w:hAnsi="Arial"/>
          <w:b w:val="1"/>
          <w:bCs w:val="1"/>
          <w:sz w:val="20"/>
          <w:szCs w:val="20"/>
          <w:rtl w:val="0"/>
        </w:rPr>
        <w:t xml:space="preserve">(4)  7–8 días</w:t>
      </w:r>
      <w:r w:rsidDel="00000000" w:rsidR="00000000" w:rsidRPr="00000000">
        <w:rPr>
          <w:rtl w:val="0"/>
        </w:rPr>
      </w:r>
    </w:p>
    <w:p w:rsidR="00000000" w:rsidDel="00000000" w:rsidP="00000000" w:rsidRDefault="00000000" w:rsidRPr="00000000" w14:paraId="0000036E">
      <w:pPr>
        <w:spacing w:after="40" w:before="40" w:lineRule="auto"/>
        <w:ind w:left="720" w:firstLine="0"/>
        <w:rPr/>
      </w:pPr>
      <w:r w:rsidDel="00000000" w:rsidR="00000000" w:rsidRPr="00000000">
        <w:rPr>
          <w:rFonts w:ascii="Arial" w:cs="Arial" w:eastAsia="Arial" w:hAnsi="Arial"/>
          <w:b w:val="1"/>
          <w:bCs w:val="1"/>
          <w:sz w:val="20"/>
          <w:szCs w:val="20"/>
          <w:rtl w:val="0"/>
        </w:rPr>
        <w:t xml:space="preserve">(5)  9–10 días</w:t>
      </w:r>
      <w:r w:rsidDel="00000000" w:rsidR="00000000" w:rsidRPr="00000000">
        <w:rPr>
          <w:rtl w:val="0"/>
        </w:rPr>
      </w:r>
    </w:p>
    <w:p w:rsidR="00000000" w:rsidDel="00000000" w:rsidP="00000000" w:rsidRDefault="00000000" w:rsidRPr="00000000" w14:paraId="0000036F">
      <w:pPr>
        <w:spacing w:after="40" w:before="40" w:lineRule="auto"/>
        <w:ind w:left="720" w:firstLine="0"/>
        <w:rPr/>
      </w:pPr>
      <w:r w:rsidDel="00000000" w:rsidR="00000000" w:rsidRPr="00000000">
        <w:rPr>
          <w:rFonts w:ascii="Arial" w:cs="Arial" w:eastAsia="Arial" w:hAnsi="Arial"/>
          <w:b w:val="1"/>
          <w:bCs w:val="1"/>
          <w:sz w:val="20"/>
          <w:szCs w:val="20"/>
          <w:rtl w:val="0"/>
        </w:rPr>
        <w:t xml:space="preserve">(6)  Más de 10 días</w:t>
      </w:r>
      <w:r w:rsidDel="00000000" w:rsidR="00000000" w:rsidRPr="00000000">
        <w:rPr>
          <w:rtl w:val="0"/>
        </w:rPr>
      </w:r>
    </w:p>
    <w:p w:rsidR="00000000" w:rsidDel="00000000" w:rsidP="00000000" w:rsidRDefault="00000000" w:rsidRPr="00000000" w14:paraId="00000370">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No aplica / sin hijos  [NO LEER]</w:t>
      </w:r>
      <w:r w:rsidDel="00000000" w:rsidR="00000000" w:rsidRPr="00000000">
        <w:rPr>
          <w:rtl w:val="0"/>
        </w:rPr>
      </w:r>
    </w:p>
    <w:p w:rsidR="00000000" w:rsidDel="00000000" w:rsidP="00000000" w:rsidRDefault="00000000" w:rsidRPr="00000000" w14:paraId="00000371">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372">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73">
      <w:pPr>
        <w:spacing w:after="60" w:before="120" w:lineRule="auto"/>
        <w:rPr/>
      </w:pPr>
      <w:r w:rsidDel="00000000" w:rsidR="00000000" w:rsidRPr="00000000">
        <w:rPr>
          <w:rFonts w:ascii="Arial" w:cs="Arial" w:eastAsia="Arial" w:hAnsi="Arial"/>
          <w:b w:val="1"/>
          <w:bCs w:val="1"/>
          <w:sz w:val="20"/>
          <w:szCs w:val="20"/>
          <w:rtl w:val="0"/>
        </w:rPr>
        <w:t xml:space="preserve">57. ¿Por qué faltaron sus hijos/as a la escuela? Seleccione todos los que apliquen.</w:t>
      </w:r>
      <w:r w:rsidDel="00000000" w:rsidR="00000000" w:rsidRPr="00000000">
        <w:rPr>
          <w:rtl w:val="0"/>
        </w:rPr>
      </w:r>
    </w:p>
    <w:p w:rsidR="00000000" w:rsidDel="00000000" w:rsidP="00000000" w:rsidRDefault="00000000" w:rsidRPr="00000000" w14:paraId="00000374">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[Preguntar solo si el encuestado/a respondió &gt; 0 a la P56.]</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smallCaps w:val="1"/>
                <w:color w:val="333333"/>
                <w:sz w:val="18"/>
                <w:szCs w:val="18"/>
                <w:rtl w:val="0"/>
              </w:rPr>
              <w:t xml:space="preserve">NO LEER LAS OPCIONES EN VOZ ALTA. MARQUE TODAS LAS QUE CORRESPONDAN.</w:t>
            </w:r>
            <w:r w:rsidDel="00000000" w:rsidR="00000000" w:rsidRPr="00000000">
              <w:rPr>
                <w:rtl w:val="0"/>
              </w:rPr>
            </w:r>
          </w:p>
        </w:tc>
      </w:tr>
    </w:tbl>
    <w:p w:rsidR="00000000" w:rsidDel="00000000" w:rsidP="00000000" w:rsidRDefault="00000000" w:rsidRPr="00000000" w14:paraId="00000376">
      <w:pPr>
        <w:spacing w:after="40" w:before="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Horario mosaico</w:t>
      </w:r>
    </w:p>
    <w:p w:rsidR="00000000" w:rsidDel="00000000" w:rsidP="00000000" w:rsidRDefault="00000000" w:rsidRPr="00000000" w14:paraId="00000377">
      <w:pPr>
        <w:spacing w:after="40" w:before="40" w:lineRule="auto"/>
        <w:ind w:left="720" w:firstLine="0"/>
        <w:rPr/>
      </w:pPr>
      <w:r w:rsidDel="00000000" w:rsidR="00000000" w:rsidRPr="00000000">
        <w:rPr>
          <w:rtl w:val="0"/>
        </w:rPr>
        <w:t xml:space="preserve">☐  </w:t>
      </w:r>
      <w:r w:rsidDel="00000000" w:rsidR="00000000" w:rsidRPr="00000000">
        <w:rPr>
          <w:rFonts w:ascii="Arial" w:cs="Arial" w:eastAsia="Arial" w:hAnsi="Arial"/>
          <w:sz w:val="20"/>
          <w:szCs w:val="20"/>
          <w:rtl w:val="0"/>
        </w:rPr>
        <w:t xml:space="preserve">No había maestro/</w:t>
      </w:r>
      <w:sdt>
        <w:sdtPr>
          <w:id w:val="-1707648612"/>
          <w:tag w:val="goog_rdk_635"/>
        </w:sdtPr>
        <w:sdtContent>
          <w:commentRangeStart w:id="43"/>
        </w:sdtContent>
      </w:sdt>
      <w:r w:rsidDel="00000000" w:rsidR="00000000" w:rsidRPr="00000000">
        <w:rPr>
          <w:rFonts w:ascii="Arial" w:cs="Arial" w:eastAsia="Arial" w:hAnsi="Arial"/>
          <w:sz w:val="20"/>
          <w:szCs w:val="20"/>
          <w:rtl w:val="0"/>
        </w:rPr>
        <w:t xml:space="preserve">a</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378">
      <w:pPr>
        <w:spacing w:after="40" w:before="40" w:lineRule="auto"/>
        <w:ind w:left="720" w:firstLine="0"/>
        <w:rPr/>
      </w:pPr>
      <w:r w:rsidDel="00000000" w:rsidR="00000000" w:rsidRPr="00000000">
        <w:rPr>
          <w:rFonts w:ascii="Arial" w:cs="Arial" w:eastAsia="Arial" w:hAnsi="Arial"/>
          <w:sz w:val="20"/>
          <w:szCs w:val="20"/>
          <w:rtl w:val="0"/>
        </w:rPr>
        <w:t xml:space="preserve">☐  No había dinero para el transporte</w:t>
      </w:r>
      <w:r w:rsidDel="00000000" w:rsidR="00000000" w:rsidRPr="00000000">
        <w:rPr>
          <w:rtl w:val="0"/>
        </w:rPr>
      </w:r>
    </w:p>
    <w:p w:rsidR="00000000" w:rsidDel="00000000" w:rsidP="00000000" w:rsidRDefault="00000000" w:rsidRPr="00000000" w14:paraId="00000379">
      <w:pPr>
        <w:spacing w:after="40" w:before="40" w:lineRule="auto"/>
        <w:ind w:left="720" w:firstLine="0"/>
        <w:rPr/>
      </w:pPr>
      <w:r w:rsidDel="00000000" w:rsidR="00000000" w:rsidRPr="00000000">
        <w:rPr>
          <w:rFonts w:ascii="Arial" w:cs="Arial" w:eastAsia="Arial" w:hAnsi="Arial"/>
          <w:sz w:val="20"/>
          <w:szCs w:val="20"/>
          <w:rtl w:val="0"/>
        </w:rPr>
        <w:t xml:space="preserve">☐  Mis hijos/as estaban enfermos/as</w:t>
      </w:r>
      <w:r w:rsidDel="00000000" w:rsidR="00000000" w:rsidRPr="00000000">
        <w:rPr>
          <w:rtl w:val="0"/>
        </w:rPr>
      </w:r>
    </w:p>
    <w:p w:rsidR="00000000" w:rsidDel="00000000" w:rsidP="00000000" w:rsidRDefault="00000000" w:rsidRPr="00000000" w14:paraId="0000037A">
      <w:pPr>
        <w:spacing w:after="40" w:before="40" w:lineRule="auto"/>
        <w:ind w:left="720" w:firstLine="0"/>
        <w:rPr/>
      </w:pPr>
      <w:r w:rsidDel="00000000" w:rsidR="00000000" w:rsidRPr="00000000">
        <w:rPr>
          <w:rFonts w:ascii="Arial" w:cs="Arial" w:eastAsia="Arial" w:hAnsi="Arial"/>
          <w:sz w:val="20"/>
          <w:szCs w:val="20"/>
          <w:rtl w:val="0"/>
        </w:rPr>
        <w:t xml:space="preserve">☐  Mis hijos/as tuvieron que trabajar</w:t>
      </w:r>
      <w:r w:rsidDel="00000000" w:rsidR="00000000" w:rsidRPr="00000000">
        <w:rPr>
          <w:rtl w:val="0"/>
        </w:rPr>
      </w:r>
    </w:p>
    <w:p w:rsidR="00000000" w:rsidDel="00000000" w:rsidP="00000000" w:rsidRDefault="00000000" w:rsidRPr="00000000" w14:paraId="0000037B">
      <w:pPr>
        <w:spacing w:after="40" w:before="40" w:lineRule="auto"/>
        <w:ind w:left="720" w:firstLine="0"/>
        <w:rPr/>
      </w:pPr>
      <w:r w:rsidDel="00000000" w:rsidR="00000000" w:rsidRPr="00000000">
        <w:rPr>
          <w:rFonts w:ascii="Arial" w:cs="Arial" w:eastAsia="Arial" w:hAnsi="Arial"/>
          <w:sz w:val="20"/>
          <w:szCs w:val="20"/>
          <w:rtl w:val="0"/>
        </w:rPr>
        <w:t xml:space="preserve">☐  No me sentía seguro/a de dejar que mis hijos/as fueran a la escuela</w:t>
      </w:r>
      <w:r w:rsidDel="00000000" w:rsidR="00000000" w:rsidRPr="00000000">
        <w:rPr>
          <w:rtl w:val="0"/>
        </w:rPr>
      </w:r>
    </w:p>
    <w:p w:rsidR="00000000" w:rsidDel="00000000" w:rsidP="00000000" w:rsidRDefault="00000000" w:rsidRPr="00000000" w14:paraId="0000037C">
      <w:pPr>
        <w:spacing w:after="40" w:before="40" w:lineRule="auto"/>
        <w:ind w:left="720" w:firstLine="0"/>
        <w:rPr/>
      </w:pPr>
      <w:r w:rsidDel="00000000" w:rsidR="00000000" w:rsidRPr="00000000">
        <w:rPr>
          <w:rFonts w:ascii="Arial" w:cs="Arial" w:eastAsia="Arial" w:hAnsi="Arial"/>
          <w:sz w:val="20"/>
          <w:szCs w:val="20"/>
          <w:rtl w:val="0"/>
        </w:rPr>
        <w:t xml:space="preserve">☐  La escuela fue cancelada por eventos políticos (acontecimientos políticos)</w:t>
      </w:r>
      <w:r w:rsidDel="00000000" w:rsidR="00000000" w:rsidRPr="00000000">
        <w:rPr>
          <w:rtl w:val="0"/>
        </w:rPr>
      </w:r>
    </w:p>
    <w:p w:rsidR="00000000" w:rsidDel="00000000" w:rsidP="00000000" w:rsidRDefault="00000000" w:rsidRPr="00000000" w14:paraId="0000037D">
      <w:pPr>
        <w:spacing w:after="40" w:before="40" w:lineRule="auto"/>
        <w:ind w:left="720" w:firstLine="0"/>
        <w:rPr/>
      </w:pPr>
      <w:r w:rsidDel="00000000" w:rsidR="00000000" w:rsidRPr="00000000">
        <w:rPr>
          <w:rFonts w:ascii="Arial" w:cs="Arial" w:eastAsia="Arial" w:hAnsi="Arial"/>
          <w:sz w:val="20"/>
          <w:szCs w:val="20"/>
          <w:rtl w:val="0"/>
        </w:rPr>
        <w:t xml:space="preserve">☐  La escuela fue cancelada por otras razones</w:t>
      </w:r>
      <w:r w:rsidDel="00000000" w:rsidR="00000000" w:rsidRPr="00000000">
        <w:rPr>
          <w:rtl w:val="0"/>
        </w:rPr>
      </w:r>
    </w:p>
    <w:p w:rsidR="00000000" w:rsidDel="00000000" w:rsidP="00000000" w:rsidRDefault="00000000" w:rsidRPr="00000000" w14:paraId="0000037E">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No responde  [NO LEER]</w:t>
      </w:r>
      <w:r w:rsidDel="00000000" w:rsidR="00000000" w:rsidRPr="00000000">
        <w:rPr>
          <w:rtl w:val="0"/>
        </w:rPr>
      </w:r>
    </w:p>
    <w:p w:rsidR="00000000" w:rsidDel="00000000" w:rsidP="00000000" w:rsidRDefault="00000000" w:rsidRPr="00000000" w14:paraId="0000037F">
      <w:pPr>
        <w:pBdr>
          <w:bottom w:color="999999" w:space="1" w:sz="6" w:val="single"/>
        </w:pBdr>
        <w:spacing w:after="0" w:before="80" w:lineRule="auto"/>
        <w:rPr/>
      </w:pPr>
      <w:r w:rsidDel="00000000" w:rsidR="00000000" w:rsidRPr="00000000">
        <w:rPr>
          <w:rtl w:val="0"/>
        </w:rPr>
      </w:r>
    </w:p>
    <w:sdt>
      <w:sdtPr>
        <w:id w:val="1396069781"/>
        <w:tag w:val="goog_rdk_638"/>
      </w:sdtPr>
      <w:sdtContent>
        <w:p w:rsidR="00000000" w:rsidDel="00000000" w:rsidP="00000000" w:rsidRDefault="00000000" w:rsidRPr="00000000" w14:paraId="00000380">
          <w:pPr>
            <w:spacing w:after="60" w:before="120" w:lineRule="auto"/>
            <w:rPr>
              <w:del w:author="Dorothy Jane Bridges Kronick" w:id="98" w:date="2026-04-29T21:55:32Z"/>
            </w:rPr>
          </w:pPr>
          <w:sdt>
            <w:sdtPr>
              <w:id w:val="1898544350"/>
              <w:tag w:val="goog_rdk_637"/>
            </w:sdtPr>
            <w:sdtContent>
              <w:del w:author="Dorothy Jane Bridges Kronick" w:id="98" w:date="2026-04-29T21:55:32Z">
                <w:r w:rsidDel="00000000" w:rsidR="00000000" w:rsidRPr="00000000">
                  <w:rPr>
                    <w:rFonts w:ascii="Arial" w:cs="Arial" w:eastAsia="Arial" w:hAnsi="Arial"/>
                    <w:b w:val="1"/>
                    <w:bCs w:val="1"/>
                    <w:sz w:val="20"/>
                    <w:szCs w:val="20"/>
                    <w:rtl w:val="0"/>
                  </w:rPr>
                  <w:delText xml:space="preserve">58. ¿Cómo llega a fin de mes? Seleccione todos los que apliquen.</w:delText>
                </w:r>
                <w:r w:rsidDel="00000000" w:rsidR="00000000" w:rsidRPr="00000000">
                  <w:rPr>
                    <w:rtl w:val="0"/>
                  </w:rPr>
                </w:r>
              </w:del>
            </w:sdtContent>
          </w:sdt>
        </w:p>
      </w:sdtContent>
    </w:sd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sdt>
        <w:sdtPr>
          <w:id w:val="887889023"/>
          <w:tag w:val="goog_rdk_639"/>
        </w:sdtPr>
        <w:sdtContent>
          <w:tr>
            <w:trPr>
              <w:cantSplit w:val="0"/>
              <w:tblHeader w:val="0"/>
              <w:del w:author="Dorothy Jane Bridges Kronick" w:id="98" w:date="2026-04-29T21:55:32Z"/>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sdt>
                <w:sdtPr>
                  <w:id w:val="-2046609520"/>
                  <w:tag w:val="goog_rdk_641"/>
                </w:sdtPr>
                <w:sdtContent>
                  <w:p w:rsidR="00000000" w:rsidDel="00000000" w:rsidP="00000000" w:rsidRDefault="00000000" w:rsidRPr="00000000" w14:paraId="00000381">
                    <w:pPr>
                      <w:rPr>
                        <w:del w:author="Dorothy Jane Bridges Kronick" w:id="98" w:date="2026-04-29T21:55:32Z"/>
                      </w:rPr>
                    </w:pPr>
                    <w:sdt>
                      <w:sdtPr>
                        <w:id w:val="-2117727164"/>
                        <w:tag w:val="goog_rdk_640"/>
                      </w:sdtPr>
                      <w:sdtContent>
                        <w:del w:author="Dorothy Jane Bridges Kronick" w:id="98" w:date="2026-04-29T21:55:32Z">
                          <w:r w:rsidDel="00000000" w:rsidR="00000000" w:rsidRPr="00000000">
                            <w:rPr>
                              <w:rFonts w:ascii="Arial" w:cs="Arial" w:eastAsia="Arial" w:hAnsi="Arial"/>
                              <w:b w:val="1"/>
                              <w:bCs w:val="1"/>
                              <w:smallCaps w:val="1"/>
                              <w:color w:val="333333"/>
                              <w:sz w:val="18"/>
                              <w:szCs w:val="18"/>
                              <w:rtl w:val="0"/>
                            </w:rPr>
                            <w:delText xml:space="preserve">NO LEER LAS OPCIONES EN VOZ ALTA. MARQUE TODAS LAS QUE CORRESPONDAN.</w:delText>
                          </w:r>
                          <w:r w:rsidDel="00000000" w:rsidR="00000000" w:rsidRPr="00000000">
                            <w:rPr>
                              <w:rtl w:val="0"/>
                            </w:rPr>
                          </w:r>
                        </w:del>
                      </w:sdtContent>
                    </w:sdt>
                  </w:p>
                </w:sdtContent>
              </w:sdt>
            </w:tc>
          </w:tr>
        </w:sdtContent>
      </w:sdt>
    </w:tbl>
    <w:sdt>
      <w:sdtPr>
        <w:id w:val="-1239506515"/>
        <w:tag w:val="goog_rdk_643"/>
      </w:sdtPr>
      <w:sdtContent>
        <w:p w:rsidR="00000000" w:rsidDel="00000000" w:rsidP="00000000" w:rsidRDefault="00000000" w:rsidRPr="00000000" w14:paraId="00000382">
          <w:pPr>
            <w:spacing w:after="40" w:before="40" w:lineRule="auto"/>
            <w:ind w:left="720" w:firstLine="0"/>
            <w:rPr>
              <w:del w:author="Dorothy Jane Bridges Kronick" w:id="98" w:date="2026-04-29T21:55:32Z"/>
            </w:rPr>
          </w:pPr>
          <w:sdt>
            <w:sdtPr>
              <w:id w:val="-1644709980"/>
              <w:tag w:val="goog_rdk_642"/>
            </w:sdtPr>
            <w:sdtContent>
              <w:del w:author="Dorothy Jane Bridges Kronick" w:id="98" w:date="2026-04-29T21:55:32Z">
                <w:r w:rsidDel="00000000" w:rsidR="00000000" w:rsidRPr="00000000">
                  <w:rPr>
                    <w:rFonts w:ascii="Arial" w:cs="Arial" w:eastAsia="Arial" w:hAnsi="Arial"/>
                    <w:sz w:val="20"/>
                    <w:szCs w:val="20"/>
                    <w:rtl w:val="0"/>
                  </w:rPr>
                  <w:delText xml:space="preserve">☐  Tengo más de un trabajo</w:delText>
                </w:r>
                <w:r w:rsidDel="00000000" w:rsidR="00000000" w:rsidRPr="00000000">
                  <w:rPr>
                    <w:rtl w:val="0"/>
                  </w:rPr>
                </w:r>
              </w:del>
            </w:sdtContent>
          </w:sdt>
        </w:p>
      </w:sdtContent>
    </w:sdt>
    <w:sdt>
      <w:sdtPr>
        <w:id w:val="1382396305"/>
        <w:tag w:val="goog_rdk_645"/>
      </w:sdtPr>
      <w:sdtContent>
        <w:p w:rsidR="00000000" w:rsidDel="00000000" w:rsidP="00000000" w:rsidRDefault="00000000" w:rsidRPr="00000000" w14:paraId="00000383">
          <w:pPr>
            <w:spacing w:after="40" w:before="40" w:lineRule="auto"/>
            <w:ind w:left="720" w:firstLine="0"/>
            <w:rPr>
              <w:del w:author="Dorothy Jane Bridges Kronick" w:id="98" w:date="2026-04-29T21:55:32Z"/>
            </w:rPr>
          </w:pPr>
          <w:sdt>
            <w:sdtPr>
              <w:id w:val="-654983072"/>
              <w:tag w:val="goog_rdk_644"/>
            </w:sdtPr>
            <w:sdtContent>
              <w:del w:author="Dorothy Jane Bridges Kronick" w:id="98" w:date="2026-04-29T21:55:32Z">
                <w:r w:rsidDel="00000000" w:rsidR="00000000" w:rsidRPr="00000000">
                  <w:rPr>
                    <w:rFonts w:ascii="Arial" w:cs="Arial" w:eastAsia="Arial" w:hAnsi="Arial"/>
                    <w:sz w:val="20"/>
                    <w:szCs w:val="20"/>
                    <w:rtl w:val="0"/>
                  </w:rPr>
                  <w:delText xml:space="preserve">☐  Tengo más de dos trabajos</w:delText>
                </w:r>
                <w:r w:rsidDel="00000000" w:rsidR="00000000" w:rsidRPr="00000000">
                  <w:rPr>
                    <w:rtl w:val="0"/>
                  </w:rPr>
                </w:r>
              </w:del>
            </w:sdtContent>
          </w:sdt>
        </w:p>
      </w:sdtContent>
    </w:sdt>
    <w:sdt>
      <w:sdtPr>
        <w:id w:val="-1041539008"/>
        <w:tag w:val="goog_rdk_647"/>
      </w:sdtPr>
      <w:sdtContent>
        <w:p w:rsidR="00000000" w:rsidDel="00000000" w:rsidP="00000000" w:rsidRDefault="00000000" w:rsidRPr="00000000" w14:paraId="00000384">
          <w:pPr>
            <w:spacing w:after="40" w:before="40" w:lineRule="auto"/>
            <w:ind w:left="720" w:firstLine="0"/>
            <w:rPr>
              <w:del w:author="Dorothy Jane Bridges Kronick" w:id="98" w:date="2026-04-29T21:55:32Z"/>
            </w:rPr>
          </w:pPr>
          <w:sdt>
            <w:sdtPr>
              <w:id w:val="1928979612"/>
              <w:tag w:val="goog_rdk_646"/>
            </w:sdtPr>
            <w:sdtContent>
              <w:del w:author="Dorothy Jane Bridges Kronick" w:id="98" w:date="2026-04-29T21:55:32Z">
                <w:r w:rsidDel="00000000" w:rsidR="00000000" w:rsidRPr="00000000">
                  <w:rPr>
                    <w:rFonts w:ascii="Arial" w:cs="Arial" w:eastAsia="Arial" w:hAnsi="Arial"/>
                    <w:sz w:val="20"/>
                    <w:szCs w:val="20"/>
                    <w:rtl w:val="0"/>
                  </w:rPr>
                  <w:delText xml:space="preserve">☐  Fabrico productos en casa que vendo</w:delText>
                </w:r>
                <w:r w:rsidDel="00000000" w:rsidR="00000000" w:rsidRPr="00000000">
                  <w:rPr>
                    <w:rtl w:val="0"/>
                  </w:rPr>
                </w:r>
              </w:del>
            </w:sdtContent>
          </w:sdt>
        </w:p>
      </w:sdtContent>
    </w:sdt>
    <w:sdt>
      <w:sdtPr>
        <w:id w:val="-755910583"/>
        <w:tag w:val="goog_rdk_649"/>
      </w:sdtPr>
      <w:sdtContent>
        <w:p w:rsidR="00000000" w:rsidDel="00000000" w:rsidP="00000000" w:rsidRDefault="00000000" w:rsidRPr="00000000" w14:paraId="00000385">
          <w:pPr>
            <w:spacing w:after="40" w:before="40" w:lineRule="auto"/>
            <w:ind w:left="720" w:firstLine="0"/>
            <w:rPr>
              <w:del w:author="Dorothy Jane Bridges Kronick" w:id="98" w:date="2026-04-29T21:55:32Z"/>
            </w:rPr>
          </w:pPr>
          <w:sdt>
            <w:sdtPr>
              <w:id w:val="-1033645709"/>
              <w:tag w:val="goog_rdk_648"/>
            </w:sdtPr>
            <w:sdtContent>
              <w:del w:author="Dorothy Jane Bridges Kronick" w:id="98" w:date="2026-04-29T21:55:32Z">
                <w:r w:rsidDel="00000000" w:rsidR="00000000" w:rsidRPr="00000000">
                  <w:rPr>
                    <w:rFonts w:ascii="Arial" w:cs="Arial" w:eastAsia="Arial" w:hAnsi="Arial"/>
                    <w:sz w:val="20"/>
                    <w:szCs w:val="20"/>
                    <w:rtl w:val="0"/>
                  </w:rPr>
                  <w:delText xml:space="preserve">☐  Recibo dinero de familiares que viven en otros países</w:delText>
                </w:r>
                <w:r w:rsidDel="00000000" w:rsidR="00000000" w:rsidRPr="00000000">
                  <w:rPr>
                    <w:rtl w:val="0"/>
                  </w:rPr>
                </w:r>
              </w:del>
            </w:sdtContent>
          </w:sdt>
        </w:p>
      </w:sdtContent>
    </w:sdt>
    <w:sdt>
      <w:sdtPr>
        <w:id w:val="-82920578"/>
        <w:tag w:val="goog_rdk_651"/>
      </w:sdtPr>
      <w:sdtContent>
        <w:p w:rsidR="00000000" w:rsidDel="00000000" w:rsidP="00000000" w:rsidRDefault="00000000" w:rsidRPr="00000000" w14:paraId="00000386">
          <w:pPr>
            <w:spacing w:after="40" w:before="40" w:lineRule="auto"/>
            <w:ind w:left="720" w:firstLine="0"/>
            <w:rPr>
              <w:del w:author="Dorothy Jane Bridges Kronick" w:id="98" w:date="2026-04-29T21:55:32Z"/>
            </w:rPr>
          </w:pPr>
          <w:sdt>
            <w:sdtPr>
              <w:id w:val="-1932483515"/>
              <w:tag w:val="goog_rdk_650"/>
            </w:sdtPr>
            <w:sdtContent>
              <w:del w:author="Dorothy Jane Bridges Kronick" w:id="98" w:date="2026-04-29T21:55:32Z">
                <w:r w:rsidDel="00000000" w:rsidR="00000000" w:rsidRPr="00000000">
                  <w:rPr>
                    <w:rFonts w:ascii="Arial" w:cs="Arial" w:eastAsia="Arial" w:hAnsi="Arial"/>
                    <w:sz w:val="20"/>
                    <w:szCs w:val="20"/>
                    <w:rtl w:val="0"/>
                  </w:rPr>
                  <w:delText xml:space="preserve">☐  Recibo apoyo del gobierno</w:delText>
                </w:r>
                <w:r w:rsidDel="00000000" w:rsidR="00000000" w:rsidRPr="00000000">
                  <w:rPr>
                    <w:rtl w:val="0"/>
                  </w:rPr>
                </w:r>
              </w:del>
            </w:sdtContent>
          </w:sdt>
        </w:p>
      </w:sdtContent>
    </w:sdt>
    <w:sdt>
      <w:sdtPr>
        <w:id w:val="61322504"/>
        <w:tag w:val="goog_rdk_653"/>
      </w:sdtPr>
      <w:sdtContent>
        <w:p w:rsidR="00000000" w:rsidDel="00000000" w:rsidP="00000000" w:rsidRDefault="00000000" w:rsidRPr="00000000" w14:paraId="00000387">
          <w:pPr>
            <w:spacing w:after="40" w:before="40" w:lineRule="auto"/>
            <w:ind w:left="720" w:firstLine="0"/>
            <w:rPr>
              <w:del w:author="Dorothy Jane Bridges Kronick" w:id="98" w:date="2026-04-29T21:55:32Z"/>
            </w:rPr>
          </w:pPr>
          <w:sdt>
            <w:sdtPr>
              <w:id w:val="-562040531"/>
              <w:tag w:val="goog_rdk_652"/>
            </w:sdtPr>
            <w:sdtContent>
              <w:del w:author="Dorothy Jane Bridges Kronick" w:id="98" w:date="2026-04-29T21:55:32Z">
                <w:r w:rsidDel="00000000" w:rsidR="00000000" w:rsidRPr="00000000">
                  <w:rPr>
                    <w:rFonts w:ascii="Arial" w:cs="Arial" w:eastAsia="Arial" w:hAnsi="Arial"/>
                    <w:sz w:val="20"/>
                    <w:szCs w:val="20"/>
                    <w:rtl w:val="0"/>
                  </w:rPr>
                  <w:delText xml:space="preserve">☐  Cultivo alimentos</w:delText>
                </w:r>
                <w:r w:rsidDel="00000000" w:rsidR="00000000" w:rsidRPr="00000000">
                  <w:rPr>
                    <w:rtl w:val="0"/>
                  </w:rPr>
                </w:r>
              </w:del>
            </w:sdtContent>
          </w:sdt>
        </w:p>
      </w:sdtContent>
    </w:sdt>
    <w:sdt>
      <w:sdtPr>
        <w:id w:val="785289755"/>
        <w:tag w:val="goog_rdk_655"/>
      </w:sdtPr>
      <w:sdtContent>
        <w:p w:rsidR="00000000" w:rsidDel="00000000" w:rsidP="00000000" w:rsidRDefault="00000000" w:rsidRPr="00000000" w14:paraId="00000388">
          <w:pPr>
            <w:spacing w:after="40" w:before="40" w:lineRule="auto"/>
            <w:ind w:left="720" w:firstLine="0"/>
            <w:rPr>
              <w:del w:author="Dorothy Jane Bridges Kronick" w:id="98" w:date="2026-04-29T21:55:32Z"/>
            </w:rPr>
          </w:pPr>
          <w:sdt>
            <w:sdtPr>
              <w:id w:val="-1177464892"/>
              <w:tag w:val="goog_rdk_654"/>
            </w:sdtPr>
            <w:sdtContent>
              <w:del w:author="Dorothy Jane Bridges Kronick" w:id="98" w:date="2026-04-29T21:55:32Z">
                <w:r w:rsidDel="00000000" w:rsidR="00000000" w:rsidRPr="00000000">
                  <w:rPr>
                    <w:rFonts w:ascii="Arial" w:cs="Arial" w:eastAsia="Arial" w:hAnsi="Arial"/>
                    <w:sz w:val="20"/>
                    <w:szCs w:val="20"/>
                    <w:rtl w:val="0"/>
                  </w:rPr>
                  <w:delText xml:space="preserve">☐  Cazo o pesco</w:delText>
                </w:r>
                <w:r w:rsidDel="00000000" w:rsidR="00000000" w:rsidRPr="00000000">
                  <w:rPr>
                    <w:rtl w:val="0"/>
                  </w:rPr>
                </w:r>
              </w:del>
            </w:sdtContent>
          </w:sdt>
        </w:p>
      </w:sdtContent>
    </w:sdt>
    <w:sdt>
      <w:sdtPr>
        <w:id w:val="1323577197"/>
        <w:tag w:val="goog_rdk_657"/>
      </w:sdtPr>
      <w:sdtContent>
        <w:p w:rsidR="00000000" w:rsidDel="00000000" w:rsidP="00000000" w:rsidRDefault="00000000" w:rsidRPr="00000000" w14:paraId="00000389">
          <w:pPr>
            <w:spacing w:after="40" w:before="40" w:lineRule="auto"/>
            <w:ind w:left="720" w:firstLine="0"/>
            <w:rPr>
              <w:del w:author="Dorothy Jane Bridges Kronick" w:id="98" w:date="2026-04-29T21:55:32Z"/>
              <w:rFonts w:ascii="Arial" w:cs="Arial" w:eastAsia="Arial" w:hAnsi="Arial"/>
              <w:sz w:val="20"/>
              <w:szCs w:val="20"/>
            </w:rPr>
          </w:pPr>
          <w:sdt>
            <w:sdtPr>
              <w:id w:val="-1645698463"/>
              <w:tag w:val="goog_rdk_656"/>
            </w:sdtPr>
            <w:sdtContent>
              <w:del w:author="Dorothy Jane Bridges Kronick" w:id="98" w:date="2026-04-29T21:55:32Z">
                <w:r w:rsidDel="00000000" w:rsidR="00000000" w:rsidRPr="00000000">
                  <w:rPr>
                    <w:rFonts w:ascii="Arial" w:cs="Arial" w:eastAsia="Arial" w:hAnsi="Arial"/>
                    <w:sz w:val="20"/>
                    <w:szCs w:val="20"/>
                    <w:rtl w:val="0"/>
                  </w:rPr>
                  <w:delText xml:space="preserve">☐  Intercambio bienes para obtener lo que necesito</w:delText>
                </w:r>
              </w:del>
            </w:sdtContent>
          </w:sdt>
        </w:p>
      </w:sdtContent>
    </w:sdt>
    <w:sdt>
      <w:sdtPr>
        <w:id w:val="1374853594"/>
        <w:tag w:val="goog_rdk_659"/>
      </w:sdtPr>
      <w:sdtContent>
        <w:p w:rsidR="00000000" w:rsidDel="00000000" w:rsidP="00000000" w:rsidRDefault="00000000" w:rsidRPr="00000000" w14:paraId="0000038A">
          <w:pPr>
            <w:spacing w:after="40" w:before="40" w:lineRule="auto"/>
            <w:ind w:left="720" w:firstLine="0"/>
            <w:rPr>
              <w:del w:author="Dorothy Jane Bridges Kronick" w:id="98" w:date="2026-04-29T21:55:32Z"/>
            </w:rPr>
          </w:pPr>
          <w:sdt>
            <w:sdtPr>
              <w:id w:val="-574506229"/>
              <w:tag w:val="goog_rdk_658"/>
            </w:sdtPr>
            <w:sdtContent>
              <w:del w:author="Dorothy Jane Bridges Kronick" w:id="98" w:date="2026-04-29T21:55:32Z">
                <w:r w:rsidDel="00000000" w:rsidR="00000000" w:rsidRPr="00000000">
                  <w:rPr>
                    <w:rtl w:val="0"/>
                  </w:rPr>
                  <w:delText xml:space="preserve">   ☐ </w:delText>
                </w:r>
                <w:r w:rsidDel="00000000" w:rsidR="00000000" w:rsidRPr="00000000">
                  <w:rPr>
                    <w:rFonts w:ascii="Roboto" w:cs="Roboto" w:eastAsia="Roboto" w:hAnsi="Roboto"/>
                    <w:color w:val="444746"/>
                    <w:sz w:val="21"/>
                    <w:szCs w:val="21"/>
                    <w:rtl w:val="0"/>
                  </w:rPr>
                  <w:delText xml:space="preserve">No llego a cubrir mis gastos a final de mes</w:delText>
                </w:r>
                <w:r w:rsidDel="00000000" w:rsidR="00000000" w:rsidRPr="00000000">
                  <w:rPr>
                    <w:rtl w:val="0"/>
                  </w:rPr>
                </w:r>
              </w:del>
            </w:sdtContent>
          </w:sdt>
        </w:p>
      </w:sdtContent>
    </w:sdt>
    <w:sdt>
      <w:sdtPr>
        <w:id w:val="-1669054428"/>
        <w:tag w:val="goog_rdk_661"/>
      </w:sdtPr>
      <w:sdtContent>
        <w:p w:rsidR="00000000" w:rsidDel="00000000" w:rsidP="00000000" w:rsidRDefault="00000000" w:rsidRPr="00000000" w14:paraId="0000038B">
          <w:pPr>
            <w:spacing w:after="40" w:before="40" w:lineRule="auto"/>
            <w:ind w:left="720" w:firstLine="0"/>
            <w:rPr>
              <w:del w:author="Dorothy Jane Bridges Kronick" w:id="98" w:date="2026-04-29T21:55:32Z"/>
            </w:rPr>
          </w:pPr>
          <w:sdt>
            <w:sdtPr>
              <w:id w:val="-905687916"/>
              <w:tag w:val="goog_rdk_660"/>
            </w:sdtPr>
            <w:sdtContent>
              <w:del w:author="Dorothy Jane Bridges Kronick" w:id="98" w:date="2026-04-29T21:55:32Z">
                <w:r w:rsidDel="00000000" w:rsidR="00000000" w:rsidRPr="00000000">
                  <w:rPr>
                    <w:rFonts w:ascii="Arial" w:cs="Arial" w:eastAsia="Arial" w:hAnsi="Arial"/>
                    <w:sz w:val="20"/>
                    <w:szCs w:val="20"/>
                    <w:rtl w:val="0"/>
                  </w:rPr>
                  <w:delText xml:space="preserve">☐  Tengo vínculos personales o profesionales que me ayudan a acceder a bienes</w:delText>
                </w:r>
                <w:r w:rsidDel="00000000" w:rsidR="00000000" w:rsidRPr="00000000">
                  <w:rPr>
                    <w:rtl w:val="0"/>
                  </w:rPr>
                </w:r>
              </w:del>
            </w:sdtContent>
          </w:sdt>
        </w:p>
      </w:sdtContent>
    </w:sdt>
    <w:sdt>
      <w:sdtPr>
        <w:id w:val="-1498356544"/>
        <w:tag w:val="goog_rdk_663"/>
      </w:sdtPr>
      <w:sdtContent>
        <w:p w:rsidR="00000000" w:rsidDel="00000000" w:rsidP="00000000" w:rsidRDefault="00000000" w:rsidRPr="00000000" w14:paraId="0000038C">
          <w:pPr>
            <w:spacing w:after="40" w:before="40" w:lineRule="auto"/>
            <w:ind w:left="720" w:firstLine="0"/>
            <w:rPr>
              <w:del w:author="Dorothy Jane Bridges Kronick" w:id="98" w:date="2026-04-29T21:55:32Z"/>
            </w:rPr>
          </w:pPr>
          <w:sdt>
            <w:sdtPr>
              <w:id w:val="-1673417731"/>
              <w:tag w:val="goog_rdk_662"/>
            </w:sdtPr>
            <w:sdtContent>
              <w:del w:author="Dorothy Jane Bridges Kronick" w:id="98" w:date="2026-04-29T21:55:32Z">
                <w:r w:rsidDel="00000000" w:rsidR="00000000" w:rsidRPr="00000000">
                  <w:rPr>
                    <w:rFonts w:ascii="Arial" w:cs="Arial" w:eastAsia="Arial" w:hAnsi="Arial"/>
                    <w:sz w:val="20"/>
                    <w:szCs w:val="20"/>
                    <w:rtl w:val="0"/>
                  </w:rPr>
                  <w:delText xml:space="preserve">☐  Otro — e</w:delText>
                </w:r>
                <w:r w:rsidDel="00000000" w:rsidR="00000000" w:rsidRPr="00000000">
                  <w:rPr>
                    <w:rFonts w:ascii="Arial" w:cs="Arial" w:eastAsia="Arial" w:hAnsi="Arial"/>
                    <w:sz w:val="20"/>
                    <w:szCs w:val="20"/>
                    <w:rtl w:val="0"/>
                  </w:rPr>
                  <w:delText xml:space="preserve">specifiqu</w:delText>
                </w:r>
                <w:r w:rsidDel="00000000" w:rsidR="00000000" w:rsidRPr="00000000">
                  <w:rPr>
                    <w:rFonts w:ascii="Arial" w:cs="Arial" w:eastAsia="Arial" w:hAnsi="Arial"/>
                    <w:sz w:val="20"/>
                    <w:szCs w:val="20"/>
                    <w:rtl w:val="0"/>
                  </w:rPr>
                  <w:delText xml:space="preserve">e: ________________</w:delText>
                </w:r>
                <w:r w:rsidDel="00000000" w:rsidR="00000000" w:rsidRPr="00000000">
                  <w:rPr>
                    <w:rtl w:val="0"/>
                  </w:rPr>
                </w:r>
              </w:del>
            </w:sdtContent>
          </w:sdt>
        </w:p>
      </w:sdtContent>
    </w:sdt>
    <w:p w:rsidR="00000000" w:rsidDel="00000000" w:rsidP="00000000" w:rsidRDefault="00000000" w:rsidRPr="00000000" w14:paraId="0000038D">
      <w:pPr>
        <w:spacing w:after="40" w:before="40" w:lineRule="auto"/>
        <w:ind w:left="720" w:firstLine="0"/>
        <w:rPr/>
      </w:pPr>
      <w:sdt>
        <w:sdtPr>
          <w:id w:val="987454235"/>
          <w:tag w:val="goog_rdk_664"/>
        </w:sdtPr>
        <w:sdtContent>
          <w:del w:author="Dorothy Jane Bridges Kronick" w:id="98" w:date="2026-04-29T21:55:32Z">
            <w:r w:rsidDel="00000000" w:rsidR="00000000" w:rsidRPr="00000000">
              <w:rPr>
                <w:rFonts w:ascii="Arial" w:cs="Arial" w:eastAsia="Arial" w:hAnsi="Arial"/>
                <w:b w:val="1"/>
                <w:bCs w:val="1"/>
                <w:sz w:val="20"/>
                <w:szCs w:val="20"/>
                <w:rtl w:val="0"/>
              </w:rPr>
              <w:delText xml:space="preserve">(988888)  No responde  [NO LEER]</w:delText>
            </w:r>
          </w:del>
        </w:sdtContent>
      </w:sdt>
      <w:r w:rsidDel="00000000" w:rsidR="00000000" w:rsidRPr="00000000">
        <w:rPr>
          <w:rtl w:val="0"/>
        </w:rPr>
      </w:r>
    </w:p>
    <w:p w:rsidR="00000000" w:rsidDel="00000000" w:rsidP="00000000" w:rsidRDefault="00000000" w:rsidRPr="00000000" w14:paraId="0000038E">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8F">
      <w:pPr>
        <w:pStyle w:val="Heading1"/>
        <w:rPr/>
      </w:pPr>
      <w:r w:rsidDel="00000000" w:rsidR="00000000" w:rsidRPr="00000000">
        <w:rPr>
          <w:rtl w:val="0"/>
        </w:rPr>
        <w:t xml:space="preserve">SECCIÓN F: DATOS DEMOGRÁFICO</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390">
      <w:pPr>
        <w:spacing w:after="80" w:lineRule="auto"/>
        <w:rPr/>
      </w:pPr>
      <w:r w:rsidDel="00000000" w:rsidR="00000000" w:rsidRPr="00000000">
        <w:rPr>
          <w:rtl w:val="0"/>
        </w:rPr>
      </w:r>
    </w:p>
    <w:sdt>
      <w:sdtPr>
        <w:id w:val="806537004"/>
        <w:tag w:val="goog_rdk_668"/>
      </w:sdtPr>
      <w:sdtContent>
        <w:p w:rsidR="00000000" w:rsidDel="00000000" w:rsidP="00000000" w:rsidRDefault="00000000" w:rsidRPr="00000000" w14:paraId="00000391">
          <w:pPr>
            <w:spacing w:after="60" w:before="120" w:lineRule="auto"/>
            <w:rPr>
              <w:ins w:author="Dorothy Jane Bridges Kronick" w:id="99" w:date="2026-04-29T21:56:00Z"/>
              <w:b w:val="1"/>
              <w:bCs w:val="1"/>
              <w:rPrChange w:author="Dorothy Jane Bridges Kronick" w:id="100" w:date="2026-04-29T21:56:00Z">
                <w:rPr/>
              </w:rPrChange>
            </w:rPr>
          </w:pPr>
          <w:sdt>
            <w:sdtPr>
              <w:id w:val="-91212812"/>
              <w:tag w:val="goog_rdk_666"/>
            </w:sdtPr>
            <w:sdtContent>
              <w:ins w:author="Dorothy Jane Bridges Kronick" w:id="99" w:date="2026-04-29T21:56:00Z"/>
              <w:sdt>
                <w:sdtPr>
                  <w:id w:val="-944940494"/>
                  <w:tag w:val="goog_rdk_667"/>
                </w:sdtPr>
                <w:sdtContent>
                  <w:ins w:author="Dorothy Jane Bridges Kronick" w:id="99" w:date="2026-04-29T21:56:00Z">
                    <w:r w:rsidDel="00000000" w:rsidR="00000000" w:rsidRPr="00000000">
                      <w:rPr>
                        <w:rtl w:val="0"/>
                      </w:rPr>
                    </w:r>
                  </w:ins>
                </w:sdtContent>
              </w:sdt>
              <w:ins w:author="Dorothy Jane Bridges Kronick" w:id="99" w:date="2026-04-29T21:56:00Z"/>
            </w:sdtContent>
          </w:sdt>
        </w:p>
      </w:sdtContent>
    </w:sdt>
    <w:sdt>
      <w:sdtPr>
        <w:id w:val="1574255413"/>
        <w:tag w:val="goog_rdk_672"/>
      </w:sdtPr>
      <w:sdtContent>
        <w:p w:rsidR="00000000" w:rsidDel="00000000" w:rsidP="00000000" w:rsidRDefault="00000000" w:rsidRPr="00000000" w14:paraId="00000392">
          <w:pPr>
            <w:spacing w:after="60" w:before="120" w:lineRule="auto"/>
            <w:rPr>
              <w:ins w:author="Dorothy Jane Bridges Kronick" w:id="99" w:date="2026-04-29T21:56:00Z"/>
              <w:b w:val="1"/>
              <w:bCs w:val="1"/>
              <w:rPrChange w:author="Dorothy Jane Bridges Kronick" w:id="100" w:date="2026-04-29T21:56:00Z">
                <w:rPr/>
              </w:rPrChange>
            </w:rPr>
          </w:pPr>
          <w:sdt>
            <w:sdtPr>
              <w:id w:val="-17490455"/>
              <w:tag w:val="goog_rdk_669"/>
            </w:sdtPr>
            <w:sdtContent>
              <w:ins w:author="Dorothy Jane Bridges Kronick" w:id="99" w:date="2026-04-29T21:56:00Z"/>
              <w:sdt>
                <w:sdtPr>
                  <w:id w:val="-1272902872"/>
                  <w:tag w:val="goog_rdk_670"/>
                </w:sdtPr>
                <w:sdtContent>
                  <w:ins w:author="Dorothy Jane Bridges Kronick" w:id="99" w:date="2026-04-29T21:56:00Z">
                    <w:r w:rsidDel="00000000" w:rsidR="00000000" w:rsidRPr="00000000">
                      <w:rPr>
                        <w:b w:val="1"/>
                        <w:bCs w:val="1"/>
                        <w:rtl w:val="0"/>
                        <w:rPrChange w:author="Dorothy Jane Bridges Kronick" w:id="100" w:date="2026-04-29T21:56:00Z">
                          <w:rPr/>
                        </w:rPrChange>
                      </w:rPr>
                      <w:t xml:space="preserve">Estado _________ Municipio______________</w:t>
                    </w:r>
                  </w:ins>
                </w:sdtContent>
              </w:sdt>
              <w:ins w:author="Dorothy Jane Bridges Kronick" w:id="99" w:date="2026-04-29T21:56:00Z">
                <w:sdt>
                  <w:sdtPr>
                    <w:id w:val="2081268630"/>
                    <w:tag w:val="goog_rdk_671"/>
                  </w:sdtPr>
                  <w:sdtContent>
                    <w:r w:rsidDel="00000000" w:rsidR="00000000" w:rsidRPr="00000000">
                      <w:rPr>
                        <w:rtl w:val="0"/>
                      </w:rPr>
                    </w:r>
                  </w:sdtContent>
                </w:sdt>
              </w:ins>
            </w:sdtContent>
          </w:sdt>
        </w:p>
      </w:sdtContent>
    </w:sdt>
    <w:sdt>
      <w:sdtPr>
        <w:id w:val="-1191012061"/>
        <w:tag w:val="goog_rdk_675"/>
      </w:sdtPr>
      <w:sdtContent>
        <w:p w:rsidR="00000000" w:rsidDel="00000000" w:rsidP="00000000" w:rsidRDefault="00000000" w:rsidRPr="00000000" w14:paraId="00000393">
          <w:pPr>
            <w:spacing w:after="60" w:before="120" w:lineRule="auto"/>
            <w:rPr>
              <w:ins w:author="Dorothy Jane Bridges Kronick" w:id="99" w:date="2026-04-29T21:56:00Z"/>
              <w:b w:val="1"/>
              <w:bCs w:val="1"/>
              <w:rPrChange w:author="Dorothy Jane Bridges Kronick" w:id="100" w:date="2026-04-29T21:56:00Z">
                <w:rPr/>
              </w:rPrChange>
            </w:rPr>
          </w:pPr>
          <w:sdt>
            <w:sdtPr>
              <w:id w:val="724015508"/>
              <w:tag w:val="goog_rdk_673"/>
            </w:sdtPr>
            <w:sdtContent>
              <w:ins w:author="Dorothy Jane Bridges Kronick" w:id="99" w:date="2026-04-29T21:56:00Z"/>
              <w:sdt>
                <w:sdtPr>
                  <w:id w:val="1730101939"/>
                  <w:tag w:val="goog_rdk_674"/>
                </w:sdtPr>
                <w:sdtContent>
                  <w:ins w:author="Dorothy Jane Bridges Kronick" w:id="99" w:date="2026-04-29T21:56:00Z">
                    <w:r w:rsidDel="00000000" w:rsidR="00000000" w:rsidRPr="00000000">
                      <w:rPr>
                        <w:rtl w:val="0"/>
                      </w:rPr>
                    </w:r>
                  </w:ins>
                </w:sdtContent>
              </w:sdt>
              <w:ins w:author="Dorothy Jane Bridges Kronick" w:id="99" w:date="2026-04-29T21:56:00Z"/>
            </w:sdtContent>
          </w:sdt>
        </w:p>
      </w:sdtContent>
    </w:sdt>
    <w:sdt>
      <w:sdtPr>
        <w:id w:val="1797392888"/>
        <w:tag w:val="goog_rdk_677"/>
      </w:sdtPr>
      <w:sdtContent>
        <w:p w:rsidR="00000000" w:rsidDel="00000000" w:rsidP="00000000" w:rsidRDefault="00000000" w:rsidRPr="00000000" w14:paraId="00000394">
          <w:pPr>
            <w:spacing w:after="60" w:before="120" w:lineRule="auto"/>
            <w:rPr>
              <w:ins w:author="Dorothy Jane Bridges Kronick" w:id="101" w:date="2026-04-29T21:55:39Z"/>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59. ¿</w:t>
          </w:r>
          <w:r w:rsidDel="00000000" w:rsidR="00000000" w:rsidRPr="00000000">
            <w:rPr>
              <w:b w:val="1"/>
              <w:bCs w:val="1"/>
              <w:rtl w:val="0"/>
            </w:rPr>
            <w:t xml:space="preserve">En qué año nació</w:t>
          </w:r>
          <w:r w:rsidDel="00000000" w:rsidR="00000000" w:rsidRPr="00000000">
            <w:rPr>
              <w:rFonts w:ascii="Arial" w:cs="Arial" w:eastAsia="Arial" w:hAnsi="Arial"/>
              <w:b w:val="1"/>
              <w:bCs w:val="1"/>
              <w:sz w:val="20"/>
              <w:szCs w:val="20"/>
              <w:rtl w:val="0"/>
            </w:rPr>
            <w:t xml:space="preserve">?</w:t>
          </w:r>
          <w:sdt>
            <w:sdtPr>
              <w:id w:val="-981046539"/>
              <w:tag w:val="goog_rdk_676"/>
            </w:sdtPr>
            <w:sdtContent>
              <w:ins w:author="Dorothy Jane Bridges Kronick" w:id="101" w:date="2026-04-29T21:55:39Z">
                <w:r w:rsidDel="00000000" w:rsidR="00000000" w:rsidRPr="00000000">
                  <w:rPr>
                    <w:rtl w:val="0"/>
                  </w:rPr>
                </w:r>
              </w:ins>
            </w:sdtContent>
          </w:sdt>
        </w:p>
      </w:sdtContent>
    </w:sdt>
    <w:sdt>
      <w:sdtPr>
        <w:id w:val="1128627237"/>
        <w:tag w:val="goog_rdk_679"/>
      </w:sdtPr>
      <w:sdtContent>
        <w:p w:rsidR="00000000" w:rsidDel="00000000" w:rsidP="00000000" w:rsidRDefault="00000000" w:rsidRPr="00000000" w14:paraId="00000395">
          <w:pPr>
            <w:spacing w:after="60" w:before="120" w:lineRule="auto"/>
            <w:rPr>
              <w:b w:val="1"/>
              <w:bCs w:val="1"/>
              <w:rPrChange w:author="Dorothy Jane Bridges Kronick" w:id="102" w:date="2026-04-29T21:55:39Z">
                <w:rPr/>
              </w:rPrChange>
            </w:rPr>
          </w:pPr>
          <w:sdt>
            <w:sdtPr>
              <w:id w:val="1178666802"/>
              <w:tag w:val="goog_rdk_678"/>
            </w:sdtPr>
            <w:sdtContent>
              <w:r w:rsidDel="00000000" w:rsidR="00000000" w:rsidRPr="00000000">
                <w:rPr>
                  <w:rtl w:val="0"/>
                </w:rPr>
              </w:r>
            </w:sdtContent>
          </w:sdt>
        </w:p>
      </w:sdtContent>
    </w:sdt>
    <w:p w:rsidR="00000000" w:rsidDel="00000000" w:rsidP="00000000" w:rsidRDefault="00000000" w:rsidRPr="00000000" w14:paraId="00000396">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97">
      <w:pPr>
        <w:spacing w:after="60" w:before="120" w:lineRule="auto"/>
        <w:rPr/>
      </w:pPr>
      <w:r w:rsidDel="00000000" w:rsidR="00000000" w:rsidRPr="00000000">
        <w:rPr>
          <w:rFonts w:ascii="Arial" w:cs="Arial" w:eastAsia="Arial" w:hAnsi="Arial"/>
          <w:b w:val="1"/>
          <w:bCs w:val="1"/>
          <w:sz w:val="20"/>
          <w:szCs w:val="20"/>
          <w:rtl w:val="0"/>
        </w:rPr>
        <w:t xml:space="preserve">60. ¿Cuál es el nivel de educación más alto completado por el jefe/a del hogar?</w:t>
      </w:r>
      <w:r w:rsidDel="00000000" w:rsidR="00000000" w:rsidRPr="00000000">
        <w:rPr>
          <w:rtl w:val="0"/>
        </w:rPr>
      </w:r>
    </w:p>
    <w:p w:rsidR="00000000" w:rsidDel="00000000" w:rsidP="00000000" w:rsidRDefault="00000000" w:rsidRPr="00000000" w14:paraId="00000398">
      <w:pPr>
        <w:spacing w:after="40" w:before="40" w:lineRule="auto"/>
        <w:ind w:left="720" w:firstLine="0"/>
        <w:rPr/>
      </w:pPr>
      <w:r w:rsidDel="00000000" w:rsidR="00000000" w:rsidRPr="00000000">
        <w:rPr>
          <w:rFonts w:ascii="Arial" w:cs="Arial" w:eastAsia="Arial" w:hAnsi="Arial"/>
          <w:b w:val="1"/>
          <w:bCs w:val="1"/>
          <w:sz w:val="20"/>
          <w:szCs w:val="20"/>
          <w:rtl w:val="0"/>
        </w:rPr>
        <w:t xml:space="preserve">(01)  Ninguno / analfabeto</w:t>
      </w:r>
      <w:r w:rsidDel="00000000" w:rsidR="00000000" w:rsidRPr="00000000">
        <w:rPr>
          <w:rtl w:val="0"/>
        </w:rPr>
      </w:r>
    </w:p>
    <w:p w:rsidR="00000000" w:rsidDel="00000000" w:rsidP="00000000" w:rsidRDefault="00000000" w:rsidRPr="00000000" w14:paraId="00000399">
      <w:pPr>
        <w:spacing w:after="40" w:before="40" w:lineRule="auto"/>
        <w:ind w:left="720" w:firstLine="0"/>
        <w:rPr/>
      </w:pPr>
      <w:r w:rsidDel="00000000" w:rsidR="00000000" w:rsidRPr="00000000">
        <w:rPr>
          <w:rFonts w:ascii="Arial" w:cs="Arial" w:eastAsia="Arial" w:hAnsi="Arial"/>
          <w:b w:val="1"/>
          <w:bCs w:val="1"/>
          <w:sz w:val="20"/>
          <w:szCs w:val="20"/>
          <w:rtl w:val="0"/>
        </w:rPr>
        <w:t xml:space="preserve">(02)  Primaria incompleta</w:t>
      </w:r>
      <w:r w:rsidDel="00000000" w:rsidR="00000000" w:rsidRPr="00000000">
        <w:rPr>
          <w:rtl w:val="0"/>
        </w:rPr>
      </w:r>
    </w:p>
    <w:p w:rsidR="00000000" w:rsidDel="00000000" w:rsidP="00000000" w:rsidRDefault="00000000" w:rsidRPr="00000000" w14:paraId="0000039A">
      <w:pPr>
        <w:spacing w:after="40" w:before="40" w:lineRule="auto"/>
        <w:ind w:left="720" w:firstLine="0"/>
        <w:rPr/>
      </w:pPr>
      <w:r w:rsidDel="00000000" w:rsidR="00000000" w:rsidRPr="00000000">
        <w:rPr>
          <w:rFonts w:ascii="Arial" w:cs="Arial" w:eastAsia="Arial" w:hAnsi="Arial"/>
          <w:b w:val="1"/>
          <w:bCs w:val="1"/>
          <w:sz w:val="20"/>
          <w:szCs w:val="20"/>
          <w:rtl w:val="0"/>
        </w:rPr>
        <w:t xml:space="preserve">(03)  Primaria completa</w:t>
      </w:r>
      <w:r w:rsidDel="00000000" w:rsidR="00000000" w:rsidRPr="00000000">
        <w:rPr>
          <w:rtl w:val="0"/>
        </w:rPr>
      </w:r>
    </w:p>
    <w:p w:rsidR="00000000" w:rsidDel="00000000" w:rsidP="00000000" w:rsidRDefault="00000000" w:rsidRPr="00000000" w14:paraId="0000039B">
      <w:pPr>
        <w:spacing w:after="40" w:before="40" w:lineRule="auto"/>
        <w:ind w:left="720" w:firstLine="0"/>
        <w:rPr/>
      </w:pPr>
      <w:r w:rsidDel="00000000" w:rsidR="00000000" w:rsidRPr="00000000">
        <w:rPr>
          <w:rFonts w:ascii="Arial" w:cs="Arial" w:eastAsia="Arial" w:hAnsi="Arial"/>
          <w:b w:val="1"/>
          <w:bCs w:val="1"/>
          <w:sz w:val="20"/>
          <w:szCs w:val="20"/>
          <w:rtl w:val="0"/>
        </w:rPr>
        <w:t xml:space="preserve">(04)  Secundaria incompleta</w:t>
      </w:r>
      <w:r w:rsidDel="00000000" w:rsidR="00000000" w:rsidRPr="00000000">
        <w:rPr>
          <w:rtl w:val="0"/>
        </w:rPr>
      </w:r>
    </w:p>
    <w:p w:rsidR="00000000" w:rsidDel="00000000" w:rsidP="00000000" w:rsidRDefault="00000000" w:rsidRPr="00000000" w14:paraId="0000039C">
      <w:pPr>
        <w:spacing w:after="40" w:before="40" w:lineRule="auto"/>
        <w:ind w:left="720" w:firstLine="0"/>
        <w:rPr/>
      </w:pPr>
      <w:r w:rsidDel="00000000" w:rsidR="00000000" w:rsidRPr="00000000">
        <w:rPr>
          <w:rFonts w:ascii="Arial" w:cs="Arial" w:eastAsia="Arial" w:hAnsi="Arial"/>
          <w:b w:val="1"/>
          <w:bCs w:val="1"/>
          <w:sz w:val="20"/>
          <w:szCs w:val="20"/>
          <w:rtl w:val="0"/>
        </w:rPr>
        <w:t xml:space="preserve">(05)  Secundaria completa</w:t>
      </w:r>
      <w:r w:rsidDel="00000000" w:rsidR="00000000" w:rsidRPr="00000000">
        <w:rPr>
          <w:rtl w:val="0"/>
        </w:rPr>
      </w:r>
    </w:p>
    <w:p w:rsidR="00000000" w:rsidDel="00000000" w:rsidP="00000000" w:rsidRDefault="00000000" w:rsidRPr="00000000" w14:paraId="0000039D">
      <w:pPr>
        <w:spacing w:after="40" w:before="40" w:lineRule="auto"/>
        <w:ind w:left="720" w:firstLine="0"/>
        <w:rPr/>
      </w:pPr>
      <w:r w:rsidDel="00000000" w:rsidR="00000000" w:rsidRPr="00000000">
        <w:rPr>
          <w:rFonts w:ascii="Arial" w:cs="Arial" w:eastAsia="Arial" w:hAnsi="Arial"/>
          <w:b w:val="1"/>
          <w:bCs w:val="1"/>
          <w:sz w:val="20"/>
          <w:szCs w:val="20"/>
          <w:rtl w:val="0"/>
        </w:rPr>
        <w:t xml:space="preserve">(06)  Técnica/vocacional incompleta</w:t>
      </w:r>
      <w:r w:rsidDel="00000000" w:rsidR="00000000" w:rsidRPr="00000000">
        <w:rPr>
          <w:rtl w:val="0"/>
        </w:rPr>
      </w:r>
    </w:p>
    <w:p w:rsidR="00000000" w:rsidDel="00000000" w:rsidP="00000000" w:rsidRDefault="00000000" w:rsidRPr="00000000" w14:paraId="0000039E">
      <w:pPr>
        <w:spacing w:after="40" w:before="40" w:lineRule="auto"/>
        <w:ind w:left="720" w:firstLine="0"/>
        <w:rPr/>
      </w:pPr>
      <w:r w:rsidDel="00000000" w:rsidR="00000000" w:rsidRPr="00000000">
        <w:rPr>
          <w:rFonts w:ascii="Arial" w:cs="Arial" w:eastAsia="Arial" w:hAnsi="Arial"/>
          <w:b w:val="1"/>
          <w:bCs w:val="1"/>
          <w:sz w:val="20"/>
          <w:szCs w:val="20"/>
          <w:rtl w:val="0"/>
        </w:rPr>
        <w:t xml:space="preserve">(07)  Técnica/vocacional completa</w:t>
      </w:r>
      <w:r w:rsidDel="00000000" w:rsidR="00000000" w:rsidRPr="00000000">
        <w:rPr>
          <w:rtl w:val="0"/>
        </w:rPr>
      </w:r>
    </w:p>
    <w:p w:rsidR="00000000" w:rsidDel="00000000" w:rsidP="00000000" w:rsidRDefault="00000000" w:rsidRPr="00000000" w14:paraId="0000039F">
      <w:pPr>
        <w:spacing w:after="40" w:before="40" w:lineRule="auto"/>
        <w:ind w:left="720" w:firstLine="0"/>
        <w:rPr/>
      </w:pPr>
      <w:r w:rsidDel="00000000" w:rsidR="00000000" w:rsidRPr="00000000">
        <w:rPr>
          <w:rFonts w:ascii="Arial" w:cs="Arial" w:eastAsia="Arial" w:hAnsi="Arial"/>
          <w:b w:val="1"/>
          <w:bCs w:val="1"/>
          <w:sz w:val="20"/>
          <w:szCs w:val="20"/>
          <w:rtl w:val="0"/>
        </w:rPr>
        <w:t xml:space="preserve">(08)  Universitaria incompleta</w:t>
      </w:r>
      <w:r w:rsidDel="00000000" w:rsidR="00000000" w:rsidRPr="00000000">
        <w:rPr>
          <w:rtl w:val="0"/>
        </w:rPr>
      </w:r>
    </w:p>
    <w:p w:rsidR="00000000" w:rsidDel="00000000" w:rsidP="00000000" w:rsidRDefault="00000000" w:rsidRPr="00000000" w14:paraId="000003A0">
      <w:pPr>
        <w:spacing w:after="40" w:before="40" w:lineRule="auto"/>
        <w:ind w:left="720" w:firstLine="0"/>
        <w:rPr/>
      </w:pPr>
      <w:r w:rsidDel="00000000" w:rsidR="00000000" w:rsidRPr="00000000">
        <w:rPr>
          <w:rFonts w:ascii="Arial" w:cs="Arial" w:eastAsia="Arial" w:hAnsi="Arial"/>
          <w:b w:val="1"/>
          <w:bCs w:val="1"/>
          <w:sz w:val="20"/>
          <w:szCs w:val="20"/>
          <w:rtl w:val="0"/>
        </w:rPr>
        <w:t xml:space="preserve">(09)  Universitaria completa</w:t>
      </w:r>
      <w:r w:rsidDel="00000000" w:rsidR="00000000" w:rsidRPr="00000000">
        <w:rPr>
          <w:rtl w:val="0"/>
        </w:rPr>
      </w:r>
    </w:p>
    <w:p w:rsidR="00000000" w:rsidDel="00000000" w:rsidP="00000000" w:rsidRDefault="00000000" w:rsidRPr="00000000" w14:paraId="000003A1">
      <w:pPr>
        <w:spacing w:after="40" w:before="40" w:lineRule="auto"/>
        <w:ind w:left="720" w:firstLine="0"/>
        <w:rPr/>
      </w:pPr>
      <w:r w:rsidDel="00000000" w:rsidR="00000000" w:rsidRPr="00000000">
        <w:rPr>
          <w:rFonts w:ascii="Arial" w:cs="Arial" w:eastAsia="Arial" w:hAnsi="Arial"/>
          <w:b w:val="1"/>
          <w:bCs w:val="1"/>
          <w:sz w:val="20"/>
          <w:szCs w:val="20"/>
          <w:rtl w:val="0"/>
        </w:rPr>
        <w:t xml:space="preserve">(10)  Posgrado</w:t>
      </w:r>
      <w:r w:rsidDel="00000000" w:rsidR="00000000" w:rsidRPr="00000000">
        <w:rPr>
          <w:rtl w:val="0"/>
        </w:rPr>
      </w:r>
    </w:p>
    <w:p w:rsidR="00000000" w:rsidDel="00000000" w:rsidP="00000000" w:rsidRDefault="00000000" w:rsidRPr="00000000" w14:paraId="000003A2">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r w:rsidDel="00000000" w:rsidR="00000000" w:rsidRPr="00000000">
        <w:rPr>
          <w:rtl w:val="0"/>
        </w:rPr>
      </w:r>
    </w:p>
    <w:p w:rsidR="00000000" w:rsidDel="00000000" w:rsidP="00000000" w:rsidRDefault="00000000" w:rsidRPr="00000000" w14:paraId="000003A3">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A4">
      <w:pPr>
        <w:spacing w:after="60" w:before="120" w:lineRule="auto"/>
        <w:rPr/>
      </w:pPr>
      <w:r w:rsidDel="00000000" w:rsidR="00000000" w:rsidRPr="00000000">
        <w:rPr>
          <w:rFonts w:ascii="Arial" w:cs="Arial" w:eastAsia="Arial" w:hAnsi="Arial"/>
          <w:b w:val="1"/>
          <w:bCs w:val="1"/>
          <w:sz w:val="20"/>
          <w:szCs w:val="20"/>
          <w:rtl w:val="0"/>
        </w:rPr>
        <w:t xml:space="preserve">61. ¿Cuál es su propio nivel de educación más alto — es decir, el último año de estudios que completó?</w:t>
      </w:r>
      <w:r w:rsidDel="00000000" w:rsidR="00000000" w:rsidRPr="00000000">
        <w:rPr>
          <w:rtl w:val="0"/>
        </w:rPr>
      </w:r>
    </w:p>
    <w:p w:rsidR="00000000" w:rsidDel="00000000" w:rsidP="00000000" w:rsidRDefault="00000000" w:rsidRPr="00000000" w14:paraId="000003A5">
      <w:pPr>
        <w:spacing w:after="40" w:before="40" w:lineRule="auto"/>
        <w:ind w:left="720" w:firstLine="0"/>
        <w:rPr/>
      </w:pPr>
      <w:r w:rsidDel="00000000" w:rsidR="00000000" w:rsidRPr="00000000">
        <w:rPr>
          <w:rFonts w:ascii="Arial" w:cs="Arial" w:eastAsia="Arial" w:hAnsi="Arial"/>
          <w:b w:val="1"/>
          <w:bCs w:val="1"/>
          <w:sz w:val="20"/>
          <w:szCs w:val="20"/>
          <w:rtl w:val="0"/>
        </w:rPr>
        <w:t xml:space="preserve">(01)  Ninguno / analfabeto</w:t>
      </w:r>
      <w:r w:rsidDel="00000000" w:rsidR="00000000" w:rsidRPr="00000000">
        <w:rPr>
          <w:rtl w:val="0"/>
        </w:rPr>
      </w:r>
    </w:p>
    <w:p w:rsidR="00000000" w:rsidDel="00000000" w:rsidP="00000000" w:rsidRDefault="00000000" w:rsidRPr="00000000" w14:paraId="000003A6">
      <w:pPr>
        <w:spacing w:after="40" w:before="40" w:lineRule="auto"/>
        <w:ind w:left="720" w:firstLine="0"/>
        <w:rPr/>
      </w:pPr>
      <w:r w:rsidDel="00000000" w:rsidR="00000000" w:rsidRPr="00000000">
        <w:rPr>
          <w:rFonts w:ascii="Arial" w:cs="Arial" w:eastAsia="Arial" w:hAnsi="Arial"/>
          <w:b w:val="1"/>
          <w:bCs w:val="1"/>
          <w:sz w:val="20"/>
          <w:szCs w:val="20"/>
          <w:rtl w:val="0"/>
        </w:rPr>
        <w:t xml:space="preserve">(02)  Primaria incompleta</w:t>
      </w:r>
      <w:r w:rsidDel="00000000" w:rsidR="00000000" w:rsidRPr="00000000">
        <w:rPr>
          <w:rtl w:val="0"/>
        </w:rPr>
      </w:r>
    </w:p>
    <w:p w:rsidR="00000000" w:rsidDel="00000000" w:rsidP="00000000" w:rsidRDefault="00000000" w:rsidRPr="00000000" w14:paraId="000003A7">
      <w:pPr>
        <w:spacing w:after="40" w:before="40" w:lineRule="auto"/>
        <w:ind w:left="720" w:firstLine="0"/>
        <w:rPr/>
      </w:pPr>
      <w:r w:rsidDel="00000000" w:rsidR="00000000" w:rsidRPr="00000000">
        <w:rPr>
          <w:rFonts w:ascii="Arial" w:cs="Arial" w:eastAsia="Arial" w:hAnsi="Arial"/>
          <w:b w:val="1"/>
          <w:bCs w:val="1"/>
          <w:sz w:val="20"/>
          <w:szCs w:val="20"/>
          <w:rtl w:val="0"/>
        </w:rPr>
        <w:t xml:space="preserve">(03)  Primaria completa</w:t>
      </w:r>
      <w:r w:rsidDel="00000000" w:rsidR="00000000" w:rsidRPr="00000000">
        <w:rPr>
          <w:rtl w:val="0"/>
        </w:rPr>
      </w:r>
    </w:p>
    <w:p w:rsidR="00000000" w:rsidDel="00000000" w:rsidP="00000000" w:rsidRDefault="00000000" w:rsidRPr="00000000" w14:paraId="000003A8">
      <w:pPr>
        <w:spacing w:after="40" w:before="40" w:lineRule="auto"/>
        <w:ind w:left="720" w:firstLine="0"/>
        <w:rPr/>
      </w:pPr>
      <w:r w:rsidDel="00000000" w:rsidR="00000000" w:rsidRPr="00000000">
        <w:rPr>
          <w:rFonts w:ascii="Arial" w:cs="Arial" w:eastAsia="Arial" w:hAnsi="Arial"/>
          <w:b w:val="1"/>
          <w:bCs w:val="1"/>
          <w:sz w:val="20"/>
          <w:szCs w:val="20"/>
          <w:rtl w:val="0"/>
        </w:rPr>
        <w:t xml:space="preserve">(04)  Secundaria incompleta</w:t>
      </w:r>
      <w:r w:rsidDel="00000000" w:rsidR="00000000" w:rsidRPr="00000000">
        <w:rPr>
          <w:rtl w:val="0"/>
        </w:rPr>
      </w:r>
    </w:p>
    <w:p w:rsidR="00000000" w:rsidDel="00000000" w:rsidP="00000000" w:rsidRDefault="00000000" w:rsidRPr="00000000" w14:paraId="000003A9">
      <w:pPr>
        <w:spacing w:after="40" w:before="40" w:lineRule="auto"/>
        <w:ind w:left="720" w:firstLine="0"/>
        <w:rPr/>
      </w:pPr>
      <w:r w:rsidDel="00000000" w:rsidR="00000000" w:rsidRPr="00000000">
        <w:rPr>
          <w:rFonts w:ascii="Arial" w:cs="Arial" w:eastAsia="Arial" w:hAnsi="Arial"/>
          <w:b w:val="1"/>
          <w:bCs w:val="1"/>
          <w:sz w:val="20"/>
          <w:szCs w:val="20"/>
          <w:rtl w:val="0"/>
        </w:rPr>
        <w:t xml:space="preserve">(05)  Secundaria completa</w:t>
      </w:r>
      <w:r w:rsidDel="00000000" w:rsidR="00000000" w:rsidRPr="00000000">
        <w:rPr>
          <w:rtl w:val="0"/>
        </w:rPr>
      </w:r>
    </w:p>
    <w:p w:rsidR="00000000" w:rsidDel="00000000" w:rsidP="00000000" w:rsidRDefault="00000000" w:rsidRPr="00000000" w14:paraId="000003AA">
      <w:pPr>
        <w:spacing w:after="40" w:before="40" w:lineRule="auto"/>
        <w:ind w:left="720" w:firstLine="0"/>
        <w:rPr/>
      </w:pPr>
      <w:r w:rsidDel="00000000" w:rsidR="00000000" w:rsidRPr="00000000">
        <w:rPr>
          <w:rFonts w:ascii="Arial" w:cs="Arial" w:eastAsia="Arial" w:hAnsi="Arial"/>
          <w:b w:val="1"/>
          <w:bCs w:val="1"/>
          <w:sz w:val="20"/>
          <w:szCs w:val="20"/>
          <w:rtl w:val="0"/>
        </w:rPr>
        <w:t xml:space="preserve">(06)  Técnica/vocacional incompleta</w:t>
      </w:r>
      <w:r w:rsidDel="00000000" w:rsidR="00000000" w:rsidRPr="00000000">
        <w:rPr>
          <w:rtl w:val="0"/>
        </w:rPr>
      </w:r>
    </w:p>
    <w:p w:rsidR="00000000" w:rsidDel="00000000" w:rsidP="00000000" w:rsidRDefault="00000000" w:rsidRPr="00000000" w14:paraId="000003AB">
      <w:pPr>
        <w:spacing w:after="40" w:before="40" w:lineRule="auto"/>
        <w:ind w:left="720" w:firstLine="0"/>
        <w:rPr/>
      </w:pPr>
      <w:r w:rsidDel="00000000" w:rsidR="00000000" w:rsidRPr="00000000">
        <w:rPr>
          <w:rFonts w:ascii="Arial" w:cs="Arial" w:eastAsia="Arial" w:hAnsi="Arial"/>
          <w:b w:val="1"/>
          <w:bCs w:val="1"/>
          <w:sz w:val="20"/>
          <w:szCs w:val="20"/>
          <w:rtl w:val="0"/>
        </w:rPr>
        <w:t xml:space="preserve">(07)  Técnica/vocacional completa</w:t>
      </w:r>
      <w:r w:rsidDel="00000000" w:rsidR="00000000" w:rsidRPr="00000000">
        <w:rPr>
          <w:rtl w:val="0"/>
        </w:rPr>
      </w:r>
    </w:p>
    <w:p w:rsidR="00000000" w:rsidDel="00000000" w:rsidP="00000000" w:rsidRDefault="00000000" w:rsidRPr="00000000" w14:paraId="000003AC">
      <w:pPr>
        <w:spacing w:after="40" w:before="40" w:lineRule="auto"/>
        <w:ind w:left="720" w:firstLine="0"/>
        <w:rPr/>
      </w:pPr>
      <w:r w:rsidDel="00000000" w:rsidR="00000000" w:rsidRPr="00000000">
        <w:rPr>
          <w:rFonts w:ascii="Arial" w:cs="Arial" w:eastAsia="Arial" w:hAnsi="Arial"/>
          <w:b w:val="1"/>
          <w:bCs w:val="1"/>
          <w:sz w:val="20"/>
          <w:szCs w:val="20"/>
          <w:rtl w:val="0"/>
        </w:rPr>
        <w:t xml:space="preserve">(08)  Universitaria incompleta</w:t>
      </w:r>
      <w:r w:rsidDel="00000000" w:rsidR="00000000" w:rsidRPr="00000000">
        <w:rPr>
          <w:rtl w:val="0"/>
        </w:rPr>
      </w:r>
    </w:p>
    <w:p w:rsidR="00000000" w:rsidDel="00000000" w:rsidP="00000000" w:rsidRDefault="00000000" w:rsidRPr="00000000" w14:paraId="000003AD">
      <w:pPr>
        <w:spacing w:after="40" w:before="40" w:lineRule="auto"/>
        <w:ind w:left="720" w:firstLine="0"/>
        <w:rPr/>
      </w:pPr>
      <w:r w:rsidDel="00000000" w:rsidR="00000000" w:rsidRPr="00000000">
        <w:rPr>
          <w:rFonts w:ascii="Arial" w:cs="Arial" w:eastAsia="Arial" w:hAnsi="Arial"/>
          <w:b w:val="1"/>
          <w:bCs w:val="1"/>
          <w:sz w:val="20"/>
          <w:szCs w:val="20"/>
          <w:rtl w:val="0"/>
        </w:rPr>
        <w:t xml:space="preserve">(09)  Universitaria completa</w:t>
      </w:r>
      <w:r w:rsidDel="00000000" w:rsidR="00000000" w:rsidRPr="00000000">
        <w:rPr>
          <w:rtl w:val="0"/>
        </w:rPr>
      </w:r>
    </w:p>
    <w:p w:rsidR="00000000" w:rsidDel="00000000" w:rsidP="00000000" w:rsidRDefault="00000000" w:rsidRPr="00000000" w14:paraId="000003AE">
      <w:pPr>
        <w:spacing w:after="40" w:before="40" w:lineRule="auto"/>
        <w:ind w:left="720" w:firstLine="0"/>
        <w:rPr/>
      </w:pPr>
      <w:r w:rsidDel="00000000" w:rsidR="00000000" w:rsidRPr="00000000">
        <w:rPr>
          <w:rFonts w:ascii="Arial" w:cs="Arial" w:eastAsia="Arial" w:hAnsi="Arial"/>
          <w:b w:val="1"/>
          <w:bCs w:val="1"/>
          <w:sz w:val="20"/>
          <w:szCs w:val="20"/>
          <w:rtl w:val="0"/>
        </w:rPr>
        <w:t xml:space="preserve">(10)  Posgrado</w:t>
      </w:r>
      <w:r w:rsidDel="00000000" w:rsidR="00000000" w:rsidRPr="00000000">
        <w:rPr>
          <w:rtl w:val="0"/>
        </w:rPr>
      </w:r>
    </w:p>
    <w:p w:rsidR="00000000" w:rsidDel="00000000" w:rsidP="00000000" w:rsidRDefault="00000000" w:rsidRPr="00000000" w14:paraId="000003AF">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r w:rsidDel="00000000" w:rsidR="00000000" w:rsidRPr="00000000">
        <w:rPr>
          <w:rtl w:val="0"/>
        </w:rPr>
      </w:r>
    </w:p>
    <w:p w:rsidR="00000000" w:rsidDel="00000000" w:rsidP="00000000" w:rsidRDefault="00000000" w:rsidRPr="00000000" w14:paraId="000003B0">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B1">
      <w:pPr>
        <w:spacing w:after="60" w:before="120" w:lineRule="auto"/>
        <w:rPr/>
      </w:pPr>
      <w:r w:rsidDel="00000000" w:rsidR="00000000" w:rsidRPr="00000000">
        <w:rPr>
          <w:rFonts w:ascii="Arial" w:cs="Arial" w:eastAsia="Arial" w:hAnsi="Arial"/>
          <w:b w:val="1"/>
          <w:bCs w:val="1"/>
          <w:sz w:val="20"/>
          <w:szCs w:val="20"/>
          <w:rtl w:val="0"/>
        </w:rPr>
        <w:t xml:space="preserve">62. Usando esta tarjeta, ¿podría decirme el ingreso personal del principal sustentador de su hogar, considerando todos los salarios, sueldos, pensiones y pagos recibidos?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smallCaps w:val="1"/>
                <w:color w:val="333333"/>
                <w:sz w:val="18"/>
                <w:szCs w:val="18"/>
                <w:rtl w:val="0"/>
              </w:rPr>
              <w:t xml:space="preserve">PROPORCIONAR TARJETA 4. REGISTRE EL CÓDIGO.</w:t>
            </w:r>
            <w:r w:rsidDel="00000000" w:rsidR="00000000" w:rsidRPr="00000000">
              <w:rPr>
                <w:rtl w:val="0"/>
              </w:rPr>
            </w:r>
          </w:p>
        </w:tc>
      </w:tr>
    </w:tbl>
    <w:p w:rsidR="00000000" w:rsidDel="00000000" w:rsidP="00000000" w:rsidRDefault="00000000" w:rsidRPr="00000000" w14:paraId="000003B3">
      <w:pPr>
        <w:spacing w:after="40" w:before="40" w:lineRule="auto"/>
        <w:ind w:left="720" w:firstLine="0"/>
        <w:rPr/>
      </w:pPr>
      <w:sdt>
        <w:sdtPr>
          <w:id w:val="1530962241"/>
          <w:tag w:val="goog_rdk_680"/>
        </w:sdtPr>
        <w:sdtContent>
          <w:commentRangeStart w:id="44"/>
        </w:sdtContent>
      </w:sdt>
      <w:r w:rsidDel="00000000" w:rsidR="00000000" w:rsidRPr="00000000">
        <w:rPr>
          <w:rFonts w:ascii="Arial" w:cs="Arial" w:eastAsia="Arial" w:hAnsi="Arial"/>
          <w:b w:val="1"/>
          <w:bCs w:val="1"/>
          <w:sz w:val="20"/>
          <w:szCs w:val="20"/>
          <w:rtl w:val="0"/>
        </w:rPr>
        <w:t xml:space="preserve">(01)  1.500 o menos</w:t>
      </w:r>
      <w:r w:rsidDel="00000000" w:rsidR="00000000" w:rsidRPr="00000000">
        <w:rPr>
          <w:rtl w:val="0"/>
        </w:rPr>
      </w:r>
    </w:p>
    <w:p w:rsidR="00000000" w:rsidDel="00000000" w:rsidP="00000000" w:rsidRDefault="00000000" w:rsidRPr="00000000" w14:paraId="000003B4">
      <w:pPr>
        <w:spacing w:after="40" w:before="40" w:lineRule="auto"/>
        <w:ind w:left="720" w:firstLine="0"/>
        <w:rPr/>
      </w:pPr>
      <w:r w:rsidDel="00000000" w:rsidR="00000000" w:rsidRPr="00000000">
        <w:rPr>
          <w:rFonts w:ascii="Arial" w:cs="Arial" w:eastAsia="Arial" w:hAnsi="Arial"/>
          <w:b w:val="1"/>
          <w:bCs w:val="1"/>
          <w:sz w:val="20"/>
          <w:szCs w:val="20"/>
          <w:rtl w:val="0"/>
        </w:rPr>
        <w:t xml:space="preserve">(02)  1.501–2.000</w:t>
      </w:r>
      <w:r w:rsidDel="00000000" w:rsidR="00000000" w:rsidRPr="00000000">
        <w:rPr>
          <w:rtl w:val="0"/>
        </w:rPr>
      </w:r>
    </w:p>
    <w:p w:rsidR="00000000" w:rsidDel="00000000" w:rsidP="00000000" w:rsidRDefault="00000000" w:rsidRPr="00000000" w14:paraId="000003B5">
      <w:pPr>
        <w:spacing w:after="40" w:before="40" w:lineRule="auto"/>
        <w:ind w:left="720" w:firstLine="0"/>
        <w:rPr/>
      </w:pPr>
      <w:r w:rsidDel="00000000" w:rsidR="00000000" w:rsidRPr="00000000">
        <w:rPr>
          <w:rFonts w:ascii="Arial" w:cs="Arial" w:eastAsia="Arial" w:hAnsi="Arial"/>
          <w:b w:val="1"/>
          <w:bCs w:val="1"/>
          <w:sz w:val="20"/>
          <w:szCs w:val="20"/>
          <w:rtl w:val="0"/>
        </w:rPr>
        <w:t xml:space="preserve">(03)  2.001–2.500</w:t>
      </w:r>
      <w:r w:rsidDel="00000000" w:rsidR="00000000" w:rsidRPr="00000000">
        <w:rPr>
          <w:rtl w:val="0"/>
        </w:rPr>
      </w:r>
    </w:p>
    <w:p w:rsidR="00000000" w:rsidDel="00000000" w:rsidP="00000000" w:rsidRDefault="00000000" w:rsidRPr="00000000" w14:paraId="000003B6">
      <w:pPr>
        <w:spacing w:after="40" w:before="40" w:lineRule="auto"/>
        <w:ind w:left="720" w:firstLine="0"/>
        <w:rPr/>
      </w:pPr>
      <w:r w:rsidDel="00000000" w:rsidR="00000000" w:rsidRPr="00000000">
        <w:rPr>
          <w:rFonts w:ascii="Arial" w:cs="Arial" w:eastAsia="Arial" w:hAnsi="Arial"/>
          <w:b w:val="1"/>
          <w:bCs w:val="1"/>
          <w:sz w:val="20"/>
          <w:szCs w:val="20"/>
          <w:rtl w:val="0"/>
        </w:rPr>
        <w:t xml:space="preserve">(04)  2.501–3.000</w:t>
      </w:r>
      <w:r w:rsidDel="00000000" w:rsidR="00000000" w:rsidRPr="00000000">
        <w:rPr>
          <w:rtl w:val="0"/>
        </w:rPr>
      </w:r>
    </w:p>
    <w:p w:rsidR="00000000" w:rsidDel="00000000" w:rsidP="00000000" w:rsidRDefault="00000000" w:rsidRPr="00000000" w14:paraId="000003B7">
      <w:pPr>
        <w:spacing w:after="40" w:before="40" w:lineRule="auto"/>
        <w:ind w:left="720" w:firstLine="0"/>
        <w:rPr/>
      </w:pPr>
      <w:r w:rsidDel="00000000" w:rsidR="00000000" w:rsidRPr="00000000">
        <w:rPr>
          <w:rFonts w:ascii="Arial" w:cs="Arial" w:eastAsia="Arial" w:hAnsi="Arial"/>
          <w:b w:val="1"/>
          <w:bCs w:val="1"/>
          <w:sz w:val="20"/>
          <w:szCs w:val="20"/>
          <w:rtl w:val="0"/>
        </w:rPr>
        <w:t xml:space="preserve">(05)  3.001–3.500</w:t>
      </w:r>
      <w:r w:rsidDel="00000000" w:rsidR="00000000" w:rsidRPr="00000000">
        <w:rPr>
          <w:rtl w:val="0"/>
        </w:rPr>
      </w:r>
    </w:p>
    <w:p w:rsidR="00000000" w:rsidDel="00000000" w:rsidP="00000000" w:rsidRDefault="00000000" w:rsidRPr="00000000" w14:paraId="000003B8">
      <w:pPr>
        <w:spacing w:after="40" w:before="40" w:lineRule="auto"/>
        <w:ind w:left="720" w:firstLine="0"/>
        <w:rPr/>
      </w:pPr>
      <w:r w:rsidDel="00000000" w:rsidR="00000000" w:rsidRPr="00000000">
        <w:rPr>
          <w:rFonts w:ascii="Arial" w:cs="Arial" w:eastAsia="Arial" w:hAnsi="Arial"/>
          <w:b w:val="1"/>
          <w:bCs w:val="1"/>
          <w:sz w:val="20"/>
          <w:szCs w:val="20"/>
          <w:rtl w:val="0"/>
        </w:rPr>
        <w:t xml:space="preserve">(06)  3.501–4.000</w:t>
      </w:r>
      <w:r w:rsidDel="00000000" w:rsidR="00000000" w:rsidRPr="00000000">
        <w:rPr>
          <w:rtl w:val="0"/>
        </w:rPr>
      </w:r>
    </w:p>
    <w:p w:rsidR="00000000" w:rsidDel="00000000" w:rsidP="00000000" w:rsidRDefault="00000000" w:rsidRPr="00000000" w14:paraId="000003B9">
      <w:pPr>
        <w:spacing w:after="40" w:before="40" w:lineRule="auto"/>
        <w:ind w:left="720" w:firstLine="0"/>
        <w:rPr/>
      </w:pPr>
      <w:r w:rsidDel="00000000" w:rsidR="00000000" w:rsidRPr="00000000">
        <w:rPr>
          <w:rFonts w:ascii="Arial" w:cs="Arial" w:eastAsia="Arial" w:hAnsi="Arial"/>
          <w:b w:val="1"/>
          <w:bCs w:val="1"/>
          <w:sz w:val="20"/>
          <w:szCs w:val="20"/>
          <w:rtl w:val="0"/>
        </w:rPr>
        <w:t xml:space="preserve">(07)  4.001–4.500</w:t>
      </w:r>
      <w:r w:rsidDel="00000000" w:rsidR="00000000" w:rsidRPr="00000000">
        <w:rPr>
          <w:rtl w:val="0"/>
        </w:rPr>
      </w:r>
    </w:p>
    <w:p w:rsidR="00000000" w:rsidDel="00000000" w:rsidP="00000000" w:rsidRDefault="00000000" w:rsidRPr="00000000" w14:paraId="000003BA">
      <w:pPr>
        <w:spacing w:after="40" w:before="40" w:lineRule="auto"/>
        <w:ind w:left="720" w:firstLine="0"/>
        <w:rPr/>
      </w:pPr>
      <w:r w:rsidDel="00000000" w:rsidR="00000000" w:rsidRPr="00000000">
        <w:rPr>
          <w:rFonts w:ascii="Arial" w:cs="Arial" w:eastAsia="Arial" w:hAnsi="Arial"/>
          <w:b w:val="1"/>
          <w:bCs w:val="1"/>
          <w:sz w:val="20"/>
          <w:szCs w:val="20"/>
          <w:rtl w:val="0"/>
        </w:rPr>
        <w:t xml:space="preserve">(08)  4.501–5.000</w:t>
      </w:r>
      <w:r w:rsidDel="00000000" w:rsidR="00000000" w:rsidRPr="00000000">
        <w:rPr>
          <w:rtl w:val="0"/>
        </w:rPr>
      </w:r>
    </w:p>
    <w:p w:rsidR="00000000" w:rsidDel="00000000" w:rsidP="00000000" w:rsidRDefault="00000000" w:rsidRPr="00000000" w14:paraId="000003BB">
      <w:pPr>
        <w:spacing w:after="40" w:before="40" w:lineRule="auto"/>
        <w:ind w:left="720" w:firstLine="0"/>
        <w:rPr/>
      </w:pPr>
      <w:r w:rsidDel="00000000" w:rsidR="00000000" w:rsidRPr="00000000">
        <w:rPr>
          <w:rFonts w:ascii="Arial" w:cs="Arial" w:eastAsia="Arial" w:hAnsi="Arial"/>
          <w:b w:val="1"/>
          <w:bCs w:val="1"/>
          <w:sz w:val="20"/>
          <w:szCs w:val="20"/>
          <w:rtl w:val="0"/>
        </w:rPr>
        <w:t xml:space="preserve">(09)  5.001–6.000</w:t>
      </w:r>
      <w:r w:rsidDel="00000000" w:rsidR="00000000" w:rsidRPr="00000000">
        <w:rPr>
          <w:rtl w:val="0"/>
        </w:rPr>
      </w:r>
    </w:p>
    <w:p w:rsidR="00000000" w:rsidDel="00000000" w:rsidP="00000000" w:rsidRDefault="00000000" w:rsidRPr="00000000" w14:paraId="000003BC">
      <w:pPr>
        <w:spacing w:after="40" w:before="40" w:lineRule="auto"/>
        <w:ind w:left="720" w:firstLine="0"/>
        <w:rPr/>
      </w:pPr>
      <w:r w:rsidDel="00000000" w:rsidR="00000000" w:rsidRPr="00000000">
        <w:rPr>
          <w:rFonts w:ascii="Arial" w:cs="Arial" w:eastAsia="Arial" w:hAnsi="Arial"/>
          <w:b w:val="1"/>
          <w:bCs w:val="1"/>
          <w:sz w:val="20"/>
          <w:szCs w:val="20"/>
          <w:rtl w:val="0"/>
        </w:rPr>
        <w:t xml:space="preserve">(10)  6.001–8.000</w:t>
      </w:r>
      <w:r w:rsidDel="00000000" w:rsidR="00000000" w:rsidRPr="00000000">
        <w:rPr>
          <w:rtl w:val="0"/>
        </w:rPr>
      </w:r>
    </w:p>
    <w:p w:rsidR="00000000" w:rsidDel="00000000" w:rsidP="00000000" w:rsidRDefault="00000000" w:rsidRPr="00000000" w14:paraId="000003BD">
      <w:pPr>
        <w:spacing w:after="40" w:before="40" w:lineRule="auto"/>
        <w:ind w:left="720" w:firstLine="0"/>
        <w:rPr/>
      </w:pPr>
      <w:r w:rsidDel="00000000" w:rsidR="00000000" w:rsidRPr="00000000">
        <w:rPr>
          <w:rFonts w:ascii="Arial" w:cs="Arial" w:eastAsia="Arial" w:hAnsi="Arial"/>
          <w:b w:val="1"/>
          <w:bCs w:val="1"/>
          <w:sz w:val="20"/>
          <w:szCs w:val="20"/>
          <w:rtl w:val="0"/>
        </w:rPr>
        <w:t xml:space="preserve">(11)  8.001–10.000</w:t>
      </w:r>
      <w:r w:rsidDel="00000000" w:rsidR="00000000" w:rsidRPr="00000000">
        <w:rPr>
          <w:rtl w:val="0"/>
        </w:rPr>
      </w:r>
    </w:p>
    <w:p w:rsidR="00000000" w:rsidDel="00000000" w:rsidP="00000000" w:rsidRDefault="00000000" w:rsidRPr="00000000" w14:paraId="000003BE">
      <w:pPr>
        <w:spacing w:after="40" w:before="40" w:lineRule="auto"/>
        <w:ind w:left="720" w:firstLine="0"/>
        <w:rPr/>
      </w:pPr>
      <w:r w:rsidDel="00000000" w:rsidR="00000000" w:rsidRPr="00000000">
        <w:rPr>
          <w:rFonts w:ascii="Arial" w:cs="Arial" w:eastAsia="Arial" w:hAnsi="Arial"/>
          <w:b w:val="1"/>
          <w:bCs w:val="1"/>
          <w:sz w:val="20"/>
          <w:szCs w:val="20"/>
          <w:rtl w:val="0"/>
        </w:rPr>
        <w:t xml:space="preserve">(12)  10.001 o más</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3BF">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r w:rsidDel="00000000" w:rsidR="00000000" w:rsidRPr="00000000">
        <w:rPr>
          <w:rtl w:val="0"/>
        </w:rPr>
      </w:r>
    </w:p>
    <w:p w:rsidR="00000000" w:rsidDel="00000000" w:rsidP="00000000" w:rsidRDefault="00000000" w:rsidRPr="00000000" w14:paraId="000003C0">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C1">
      <w:pPr>
        <w:spacing w:after="60" w:before="120" w:lineRule="auto"/>
        <w:rPr/>
      </w:pPr>
      <w:r w:rsidDel="00000000" w:rsidR="00000000" w:rsidRPr="00000000">
        <w:rPr>
          <w:rFonts w:ascii="Arial" w:cs="Arial" w:eastAsia="Arial" w:hAnsi="Arial"/>
          <w:b w:val="1"/>
          <w:bCs w:val="1"/>
          <w:sz w:val="20"/>
          <w:szCs w:val="20"/>
          <w:rtl w:val="0"/>
        </w:rPr>
        <w:t xml:space="preserve">63. Usando la misma tarjeta, ¿cuál es el ingreso mensual total de su hogar, considerando todos los salarios, sueldos, pensiones y pagos recibidos por todos los que viven en esta casa?</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3C2">
            <w:pPr>
              <w:rPr/>
            </w:pPr>
            <w:r w:rsidDel="00000000" w:rsidR="00000000" w:rsidRPr="00000000">
              <w:rPr>
                <w:rFonts w:ascii="Arial" w:cs="Arial" w:eastAsia="Arial" w:hAnsi="Arial"/>
                <w:b w:val="1"/>
                <w:bCs w:val="1"/>
                <w:smallCaps w:val="1"/>
                <w:color w:val="333333"/>
                <w:sz w:val="18"/>
                <w:szCs w:val="18"/>
                <w:rtl w:val="0"/>
              </w:rPr>
              <w:t xml:space="preserve">CONSERVAR TARJETA 4. REGISTRE EL CÓDIGO.</w:t>
            </w:r>
            <w:r w:rsidDel="00000000" w:rsidR="00000000" w:rsidRPr="00000000">
              <w:rPr>
                <w:rtl w:val="0"/>
              </w:rPr>
            </w:r>
          </w:p>
        </w:tc>
      </w:tr>
    </w:tbl>
    <w:p w:rsidR="00000000" w:rsidDel="00000000" w:rsidP="00000000" w:rsidRDefault="00000000" w:rsidRPr="00000000" w14:paraId="000003C3">
      <w:pPr>
        <w:spacing w:after="40" w:before="40" w:lineRule="auto"/>
        <w:ind w:left="720" w:firstLine="0"/>
        <w:rPr/>
      </w:pPr>
      <w:sdt>
        <w:sdtPr>
          <w:id w:val="243591692"/>
          <w:tag w:val="goog_rdk_681"/>
        </w:sdtPr>
        <w:sdtContent>
          <w:commentRangeStart w:id="45"/>
        </w:sdtContent>
      </w:sdt>
      <w:r w:rsidDel="00000000" w:rsidR="00000000" w:rsidRPr="00000000">
        <w:rPr>
          <w:rFonts w:ascii="Arial" w:cs="Arial" w:eastAsia="Arial" w:hAnsi="Arial"/>
          <w:b w:val="1"/>
          <w:bCs w:val="1"/>
          <w:sz w:val="20"/>
          <w:szCs w:val="20"/>
          <w:rtl w:val="0"/>
        </w:rPr>
        <w:t xml:space="preserve">(01)  1.500 o menos</w:t>
      </w:r>
      <w:r w:rsidDel="00000000" w:rsidR="00000000" w:rsidRPr="00000000">
        <w:rPr>
          <w:rtl w:val="0"/>
        </w:rPr>
      </w:r>
    </w:p>
    <w:p w:rsidR="00000000" w:rsidDel="00000000" w:rsidP="00000000" w:rsidRDefault="00000000" w:rsidRPr="00000000" w14:paraId="000003C4">
      <w:pPr>
        <w:spacing w:after="40" w:before="40" w:lineRule="auto"/>
        <w:ind w:left="720" w:firstLine="0"/>
        <w:rPr/>
      </w:pPr>
      <w:r w:rsidDel="00000000" w:rsidR="00000000" w:rsidRPr="00000000">
        <w:rPr>
          <w:rFonts w:ascii="Arial" w:cs="Arial" w:eastAsia="Arial" w:hAnsi="Arial"/>
          <w:b w:val="1"/>
          <w:bCs w:val="1"/>
          <w:sz w:val="20"/>
          <w:szCs w:val="20"/>
          <w:rtl w:val="0"/>
        </w:rPr>
        <w:t xml:space="preserve">(02)  1.501–2.000</w:t>
      </w:r>
      <w:r w:rsidDel="00000000" w:rsidR="00000000" w:rsidRPr="00000000">
        <w:rPr>
          <w:rtl w:val="0"/>
        </w:rPr>
      </w:r>
    </w:p>
    <w:p w:rsidR="00000000" w:rsidDel="00000000" w:rsidP="00000000" w:rsidRDefault="00000000" w:rsidRPr="00000000" w14:paraId="000003C5">
      <w:pPr>
        <w:spacing w:after="40" w:before="40" w:lineRule="auto"/>
        <w:ind w:left="720" w:firstLine="0"/>
        <w:rPr/>
      </w:pPr>
      <w:r w:rsidDel="00000000" w:rsidR="00000000" w:rsidRPr="00000000">
        <w:rPr>
          <w:rFonts w:ascii="Arial" w:cs="Arial" w:eastAsia="Arial" w:hAnsi="Arial"/>
          <w:b w:val="1"/>
          <w:bCs w:val="1"/>
          <w:sz w:val="20"/>
          <w:szCs w:val="20"/>
          <w:rtl w:val="0"/>
        </w:rPr>
        <w:t xml:space="preserve">(03)  2.001–2.500</w:t>
      </w:r>
      <w:r w:rsidDel="00000000" w:rsidR="00000000" w:rsidRPr="00000000">
        <w:rPr>
          <w:rtl w:val="0"/>
        </w:rPr>
      </w:r>
    </w:p>
    <w:p w:rsidR="00000000" w:rsidDel="00000000" w:rsidP="00000000" w:rsidRDefault="00000000" w:rsidRPr="00000000" w14:paraId="000003C6">
      <w:pPr>
        <w:spacing w:after="40" w:before="40" w:lineRule="auto"/>
        <w:ind w:left="720" w:firstLine="0"/>
        <w:rPr/>
      </w:pPr>
      <w:r w:rsidDel="00000000" w:rsidR="00000000" w:rsidRPr="00000000">
        <w:rPr>
          <w:rFonts w:ascii="Arial" w:cs="Arial" w:eastAsia="Arial" w:hAnsi="Arial"/>
          <w:b w:val="1"/>
          <w:bCs w:val="1"/>
          <w:sz w:val="20"/>
          <w:szCs w:val="20"/>
          <w:rtl w:val="0"/>
        </w:rPr>
        <w:t xml:space="preserve">(04)  2.501–3.000</w:t>
      </w:r>
      <w:r w:rsidDel="00000000" w:rsidR="00000000" w:rsidRPr="00000000">
        <w:rPr>
          <w:rtl w:val="0"/>
        </w:rPr>
      </w:r>
    </w:p>
    <w:p w:rsidR="00000000" w:rsidDel="00000000" w:rsidP="00000000" w:rsidRDefault="00000000" w:rsidRPr="00000000" w14:paraId="000003C7">
      <w:pPr>
        <w:spacing w:after="40" w:before="40" w:lineRule="auto"/>
        <w:ind w:left="720" w:firstLine="0"/>
        <w:rPr/>
      </w:pPr>
      <w:r w:rsidDel="00000000" w:rsidR="00000000" w:rsidRPr="00000000">
        <w:rPr>
          <w:rFonts w:ascii="Arial" w:cs="Arial" w:eastAsia="Arial" w:hAnsi="Arial"/>
          <w:b w:val="1"/>
          <w:bCs w:val="1"/>
          <w:sz w:val="20"/>
          <w:szCs w:val="20"/>
          <w:rtl w:val="0"/>
        </w:rPr>
        <w:t xml:space="preserve">(05)  3.001–3.500</w:t>
      </w:r>
      <w:r w:rsidDel="00000000" w:rsidR="00000000" w:rsidRPr="00000000">
        <w:rPr>
          <w:rtl w:val="0"/>
        </w:rPr>
      </w:r>
    </w:p>
    <w:p w:rsidR="00000000" w:rsidDel="00000000" w:rsidP="00000000" w:rsidRDefault="00000000" w:rsidRPr="00000000" w14:paraId="000003C8">
      <w:pPr>
        <w:spacing w:after="40" w:before="40" w:lineRule="auto"/>
        <w:ind w:left="720" w:firstLine="0"/>
        <w:rPr/>
      </w:pPr>
      <w:r w:rsidDel="00000000" w:rsidR="00000000" w:rsidRPr="00000000">
        <w:rPr>
          <w:rFonts w:ascii="Arial" w:cs="Arial" w:eastAsia="Arial" w:hAnsi="Arial"/>
          <w:b w:val="1"/>
          <w:bCs w:val="1"/>
          <w:sz w:val="20"/>
          <w:szCs w:val="20"/>
          <w:rtl w:val="0"/>
        </w:rPr>
        <w:t xml:space="preserve">(06)  3.501–4.000</w:t>
      </w:r>
      <w:r w:rsidDel="00000000" w:rsidR="00000000" w:rsidRPr="00000000">
        <w:rPr>
          <w:rtl w:val="0"/>
        </w:rPr>
      </w:r>
    </w:p>
    <w:p w:rsidR="00000000" w:rsidDel="00000000" w:rsidP="00000000" w:rsidRDefault="00000000" w:rsidRPr="00000000" w14:paraId="000003C9">
      <w:pPr>
        <w:spacing w:after="40" w:before="40" w:lineRule="auto"/>
        <w:ind w:left="720" w:firstLine="0"/>
        <w:rPr/>
      </w:pPr>
      <w:r w:rsidDel="00000000" w:rsidR="00000000" w:rsidRPr="00000000">
        <w:rPr>
          <w:rFonts w:ascii="Arial" w:cs="Arial" w:eastAsia="Arial" w:hAnsi="Arial"/>
          <w:b w:val="1"/>
          <w:bCs w:val="1"/>
          <w:sz w:val="20"/>
          <w:szCs w:val="20"/>
          <w:rtl w:val="0"/>
        </w:rPr>
        <w:t xml:space="preserve">(07)  4.001–4.500</w:t>
      </w:r>
      <w:r w:rsidDel="00000000" w:rsidR="00000000" w:rsidRPr="00000000">
        <w:rPr>
          <w:rtl w:val="0"/>
        </w:rPr>
      </w:r>
    </w:p>
    <w:p w:rsidR="00000000" w:rsidDel="00000000" w:rsidP="00000000" w:rsidRDefault="00000000" w:rsidRPr="00000000" w14:paraId="000003CA">
      <w:pPr>
        <w:spacing w:after="40" w:before="40" w:lineRule="auto"/>
        <w:ind w:left="720" w:firstLine="0"/>
        <w:rPr/>
      </w:pPr>
      <w:r w:rsidDel="00000000" w:rsidR="00000000" w:rsidRPr="00000000">
        <w:rPr>
          <w:rFonts w:ascii="Arial" w:cs="Arial" w:eastAsia="Arial" w:hAnsi="Arial"/>
          <w:b w:val="1"/>
          <w:bCs w:val="1"/>
          <w:sz w:val="20"/>
          <w:szCs w:val="20"/>
          <w:rtl w:val="0"/>
        </w:rPr>
        <w:t xml:space="preserve">(08)  4.501–5.000</w:t>
      </w:r>
      <w:r w:rsidDel="00000000" w:rsidR="00000000" w:rsidRPr="00000000">
        <w:rPr>
          <w:rtl w:val="0"/>
        </w:rPr>
      </w:r>
    </w:p>
    <w:p w:rsidR="00000000" w:rsidDel="00000000" w:rsidP="00000000" w:rsidRDefault="00000000" w:rsidRPr="00000000" w14:paraId="000003CB">
      <w:pPr>
        <w:spacing w:after="40" w:before="40" w:lineRule="auto"/>
        <w:ind w:left="720" w:firstLine="0"/>
        <w:rPr/>
      </w:pPr>
      <w:r w:rsidDel="00000000" w:rsidR="00000000" w:rsidRPr="00000000">
        <w:rPr>
          <w:rFonts w:ascii="Arial" w:cs="Arial" w:eastAsia="Arial" w:hAnsi="Arial"/>
          <w:b w:val="1"/>
          <w:bCs w:val="1"/>
          <w:sz w:val="20"/>
          <w:szCs w:val="20"/>
          <w:rtl w:val="0"/>
        </w:rPr>
        <w:t xml:space="preserve">(09)  5.001–6.000</w:t>
      </w:r>
      <w:r w:rsidDel="00000000" w:rsidR="00000000" w:rsidRPr="00000000">
        <w:rPr>
          <w:rtl w:val="0"/>
        </w:rPr>
      </w:r>
    </w:p>
    <w:p w:rsidR="00000000" w:rsidDel="00000000" w:rsidP="00000000" w:rsidRDefault="00000000" w:rsidRPr="00000000" w14:paraId="000003CC">
      <w:pPr>
        <w:spacing w:after="40" w:before="40" w:lineRule="auto"/>
        <w:ind w:left="720" w:firstLine="0"/>
        <w:rPr/>
      </w:pPr>
      <w:r w:rsidDel="00000000" w:rsidR="00000000" w:rsidRPr="00000000">
        <w:rPr>
          <w:rFonts w:ascii="Arial" w:cs="Arial" w:eastAsia="Arial" w:hAnsi="Arial"/>
          <w:b w:val="1"/>
          <w:bCs w:val="1"/>
          <w:sz w:val="20"/>
          <w:szCs w:val="20"/>
          <w:rtl w:val="0"/>
        </w:rPr>
        <w:t xml:space="preserve">(10)  6.001–8.000</w:t>
      </w:r>
      <w:r w:rsidDel="00000000" w:rsidR="00000000" w:rsidRPr="00000000">
        <w:rPr>
          <w:rtl w:val="0"/>
        </w:rPr>
      </w:r>
    </w:p>
    <w:p w:rsidR="00000000" w:rsidDel="00000000" w:rsidP="00000000" w:rsidRDefault="00000000" w:rsidRPr="00000000" w14:paraId="000003CD">
      <w:pPr>
        <w:spacing w:after="40" w:before="40" w:lineRule="auto"/>
        <w:ind w:left="720" w:firstLine="0"/>
        <w:rPr/>
      </w:pPr>
      <w:r w:rsidDel="00000000" w:rsidR="00000000" w:rsidRPr="00000000">
        <w:rPr>
          <w:rFonts w:ascii="Arial" w:cs="Arial" w:eastAsia="Arial" w:hAnsi="Arial"/>
          <w:b w:val="1"/>
          <w:bCs w:val="1"/>
          <w:sz w:val="20"/>
          <w:szCs w:val="20"/>
          <w:rtl w:val="0"/>
        </w:rPr>
        <w:t xml:space="preserve">(11)  8.001–10.000</w:t>
      </w:r>
      <w:r w:rsidDel="00000000" w:rsidR="00000000" w:rsidRPr="00000000">
        <w:rPr>
          <w:rtl w:val="0"/>
        </w:rPr>
      </w:r>
    </w:p>
    <w:p w:rsidR="00000000" w:rsidDel="00000000" w:rsidP="00000000" w:rsidRDefault="00000000" w:rsidRPr="00000000" w14:paraId="000003CE">
      <w:pPr>
        <w:spacing w:after="40" w:before="40" w:lineRule="auto"/>
        <w:ind w:left="720" w:firstLine="0"/>
        <w:rPr/>
      </w:pPr>
      <w:r w:rsidDel="00000000" w:rsidR="00000000" w:rsidRPr="00000000">
        <w:rPr>
          <w:rFonts w:ascii="Arial" w:cs="Arial" w:eastAsia="Arial" w:hAnsi="Arial"/>
          <w:b w:val="1"/>
          <w:bCs w:val="1"/>
          <w:sz w:val="20"/>
          <w:szCs w:val="20"/>
          <w:rtl w:val="0"/>
        </w:rPr>
        <w:t xml:space="preserve">(12)  10.001 o más</w:t>
      </w:r>
      <w:r w:rsidDel="00000000" w:rsidR="00000000" w:rsidRPr="00000000">
        <w:rPr>
          <w:rtl w:val="0"/>
        </w:rPr>
      </w:r>
    </w:p>
    <w:p w:rsidR="00000000" w:rsidDel="00000000" w:rsidP="00000000" w:rsidRDefault="00000000" w:rsidRPr="00000000" w14:paraId="000003CF">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3D0">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D1">
      <w:pPr>
        <w:spacing w:after="60" w:before="120" w:lineRule="auto"/>
        <w:rPr/>
      </w:pPr>
      <w:r w:rsidDel="00000000" w:rsidR="00000000" w:rsidRPr="00000000">
        <w:rPr>
          <w:rFonts w:ascii="Arial" w:cs="Arial" w:eastAsia="Arial" w:hAnsi="Arial"/>
          <w:b w:val="1"/>
          <w:bCs w:val="1"/>
          <w:sz w:val="20"/>
          <w:szCs w:val="20"/>
          <w:rtl w:val="0"/>
        </w:rPr>
        <w:t xml:space="preserve">64. Usando esta tarjeta, dígame aproximadamente cuánto gasta su hogar mensualmente en víveres básicos y artículos de limpieza.</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3D2">
            <w:pPr>
              <w:rPr/>
            </w:pPr>
            <w:r w:rsidDel="00000000" w:rsidR="00000000" w:rsidRPr="00000000">
              <w:rPr>
                <w:rFonts w:ascii="Arial" w:cs="Arial" w:eastAsia="Arial" w:hAnsi="Arial"/>
                <w:b w:val="1"/>
                <w:bCs w:val="1"/>
                <w:smallCaps w:val="1"/>
                <w:color w:val="333333"/>
                <w:sz w:val="18"/>
                <w:szCs w:val="18"/>
                <w:rtl w:val="0"/>
              </w:rPr>
              <w:t xml:space="preserve">PROPORCIONAR TARJETA 5. REGISTRE EL CÓDIGO.</w:t>
            </w:r>
            <w:r w:rsidDel="00000000" w:rsidR="00000000" w:rsidRPr="00000000">
              <w:rPr>
                <w:rtl w:val="0"/>
              </w:rPr>
            </w:r>
          </w:p>
        </w:tc>
      </w:tr>
    </w:tbl>
    <w:p w:rsidR="00000000" w:rsidDel="00000000" w:rsidP="00000000" w:rsidRDefault="00000000" w:rsidRPr="00000000" w14:paraId="000003D3">
      <w:pPr>
        <w:spacing w:after="40" w:before="40" w:lineRule="auto"/>
        <w:ind w:left="720" w:firstLine="0"/>
        <w:rPr/>
      </w:pPr>
      <w:sdt>
        <w:sdtPr>
          <w:id w:val="-2135140991"/>
          <w:tag w:val="goog_rdk_682"/>
        </w:sdtPr>
        <w:sdtContent>
          <w:commentRangeStart w:id="46"/>
        </w:sdtContent>
      </w:sdt>
      <w:r w:rsidDel="00000000" w:rsidR="00000000" w:rsidRPr="00000000">
        <w:rPr>
          <w:rFonts w:ascii="Arial" w:cs="Arial" w:eastAsia="Arial" w:hAnsi="Arial"/>
          <w:b w:val="1"/>
          <w:bCs w:val="1"/>
          <w:sz w:val="20"/>
          <w:szCs w:val="20"/>
          <w:rtl w:val="0"/>
        </w:rPr>
        <w:t xml:space="preserve">(01)  750 o menos</w:t>
      </w:r>
      <w:r w:rsidDel="00000000" w:rsidR="00000000" w:rsidRPr="00000000">
        <w:rPr>
          <w:rtl w:val="0"/>
        </w:rPr>
      </w:r>
    </w:p>
    <w:p w:rsidR="00000000" w:rsidDel="00000000" w:rsidP="00000000" w:rsidRDefault="00000000" w:rsidRPr="00000000" w14:paraId="000003D4">
      <w:pPr>
        <w:spacing w:after="40" w:before="40" w:lineRule="auto"/>
        <w:ind w:left="720" w:firstLine="0"/>
        <w:rPr/>
      </w:pPr>
      <w:r w:rsidDel="00000000" w:rsidR="00000000" w:rsidRPr="00000000">
        <w:rPr>
          <w:rFonts w:ascii="Arial" w:cs="Arial" w:eastAsia="Arial" w:hAnsi="Arial"/>
          <w:b w:val="1"/>
          <w:bCs w:val="1"/>
          <w:sz w:val="20"/>
          <w:szCs w:val="20"/>
          <w:rtl w:val="0"/>
        </w:rPr>
        <w:t xml:space="preserve">(02)  751–1.000</w:t>
      </w:r>
      <w:r w:rsidDel="00000000" w:rsidR="00000000" w:rsidRPr="00000000">
        <w:rPr>
          <w:rtl w:val="0"/>
        </w:rPr>
      </w:r>
    </w:p>
    <w:p w:rsidR="00000000" w:rsidDel="00000000" w:rsidP="00000000" w:rsidRDefault="00000000" w:rsidRPr="00000000" w14:paraId="000003D5">
      <w:pPr>
        <w:spacing w:after="40" w:before="40" w:lineRule="auto"/>
        <w:ind w:left="720" w:firstLine="0"/>
        <w:rPr/>
      </w:pPr>
      <w:r w:rsidDel="00000000" w:rsidR="00000000" w:rsidRPr="00000000">
        <w:rPr>
          <w:rFonts w:ascii="Arial" w:cs="Arial" w:eastAsia="Arial" w:hAnsi="Arial"/>
          <w:b w:val="1"/>
          <w:bCs w:val="1"/>
          <w:sz w:val="20"/>
          <w:szCs w:val="20"/>
          <w:rtl w:val="0"/>
        </w:rPr>
        <w:t xml:space="preserve">(03)  1.001–1.500</w:t>
      </w:r>
      <w:r w:rsidDel="00000000" w:rsidR="00000000" w:rsidRPr="00000000">
        <w:rPr>
          <w:rtl w:val="0"/>
        </w:rPr>
      </w:r>
    </w:p>
    <w:p w:rsidR="00000000" w:rsidDel="00000000" w:rsidP="00000000" w:rsidRDefault="00000000" w:rsidRPr="00000000" w14:paraId="000003D6">
      <w:pPr>
        <w:spacing w:after="40" w:before="40" w:lineRule="auto"/>
        <w:ind w:left="720" w:firstLine="0"/>
        <w:rPr/>
      </w:pPr>
      <w:r w:rsidDel="00000000" w:rsidR="00000000" w:rsidRPr="00000000">
        <w:rPr>
          <w:rFonts w:ascii="Arial" w:cs="Arial" w:eastAsia="Arial" w:hAnsi="Arial"/>
          <w:b w:val="1"/>
          <w:bCs w:val="1"/>
          <w:sz w:val="20"/>
          <w:szCs w:val="20"/>
          <w:rtl w:val="0"/>
        </w:rPr>
        <w:t xml:space="preserve">(04)  1.501–2.000</w:t>
      </w:r>
      <w:r w:rsidDel="00000000" w:rsidR="00000000" w:rsidRPr="00000000">
        <w:rPr>
          <w:rtl w:val="0"/>
        </w:rPr>
      </w:r>
    </w:p>
    <w:p w:rsidR="00000000" w:rsidDel="00000000" w:rsidP="00000000" w:rsidRDefault="00000000" w:rsidRPr="00000000" w14:paraId="000003D7">
      <w:pPr>
        <w:spacing w:after="40" w:before="40" w:lineRule="auto"/>
        <w:ind w:left="720" w:firstLine="0"/>
        <w:rPr/>
      </w:pPr>
      <w:r w:rsidDel="00000000" w:rsidR="00000000" w:rsidRPr="00000000">
        <w:rPr>
          <w:rFonts w:ascii="Arial" w:cs="Arial" w:eastAsia="Arial" w:hAnsi="Arial"/>
          <w:b w:val="1"/>
          <w:bCs w:val="1"/>
          <w:sz w:val="20"/>
          <w:szCs w:val="20"/>
          <w:rtl w:val="0"/>
        </w:rPr>
        <w:t xml:space="preserve">(05)  2.001–2.500</w:t>
      </w:r>
      <w:r w:rsidDel="00000000" w:rsidR="00000000" w:rsidRPr="00000000">
        <w:rPr>
          <w:rtl w:val="0"/>
        </w:rPr>
      </w:r>
    </w:p>
    <w:p w:rsidR="00000000" w:rsidDel="00000000" w:rsidP="00000000" w:rsidRDefault="00000000" w:rsidRPr="00000000" w14:paraId="000003D8">
      <w:pPr>
        <w:spacing w:after="40" w:before="40" w:lineRule="auto"/>
        <w:ind w:left="720" w:firstLine="0"/>
        <w:rPr/>
      </w:pPr>
      <w:r w:rsidDel="00000000" w:rsidR="00000000" w:rsidRPr="00000000">
        <w:rPr>
          <w:rFonts w:ascii="Arial" w:cs="Arial" w:eastAsia="Arial" w:hAnsi="Arial"/>
          <w:b w:val="1"/>
          <w:bCs w:val="1"/>
          <w:sz w:val="20"/>
          <w:szCs w:val="20"/>
          <w:rtl w:val="0"/>
        </w:rPr>
        <w:t xml:space="preserve">(06)  2.501–3.000</w:t>
      </w:r>
      <w:r w:rsidDel="00000000" w:rsidR="00000000" w:rsidRPr="00000000">
        <w:rPr>
          <w:rtl w:val="0"/>
        </w:rPr>
      </w:r>
    </w:p>
    <w:p w:rsidR="00000000" w:rsidDel="00000000" w:rsidP="00000000" w:rsidRDefault="00000000" w:rsidRPr="00000000" w14:paraId="000003D9">
      <w:pPr>
        <w:spacing w:after="40" w:before="40" w:lineRule="auto"/>
        <w:ind w:left="720" w:firstLine="0"/>
        <w:rPr/>
      </w:pPr>
      <w:r w:rsidDel="00000000" w:rsidR="00000000" w:rsidRPr="00000000">
        <w:rPr>
          <w:rFonts w:ascii="Arial" w:cs="Arial" w:eastAsia="Arial" w:hAnsi="Arial"/>
          <w:b w:val="1"/>
          <w:bCs w:val="1"/>
          <w:sz w:val="20"/>
          <w:szCs w:val="20"/>
          <w:rtl w:val="0"/>
        </w:rPr>
        <w:t xml:space="preserve">(07)  3.001–3.500</w:t>
      </w:r>
      <w:r w:rsidDel="00000000" w:rsidR="00000000" w:rsidRPr="00000000">
        <w:rPr>
          <w:rtl w:val="0"/>
        </w:rPr>
      </w:r>
    </w:p>
    <w:p w:rsidR="00000000" w:rsidDel="00000000" w:rsidP="00000000" w:rsidRDefault="00000000" w:rsidRPr="00000000" w14:paraId="000003DA">
      <w:pPr>
        <w:spacing w:after="40" w:before="40" w:lineRule="auto"/>
        <w:ind w:left="720" w:firstLine="0"/>
        <w:rPr/>
      </w:pPr>
      <w:r w:rsidDel="00000000" w:rsidR="00000000" w:rsidRPr="00000000">
        <w:rPr>
          <w:rFonts w:ascii="Arial" w:cs="Arial" w:eastAsia="Arial" w:hAnsi="Arial"/>
          <w:b w:val="1"/>
          <w:bCs w:val="1"/>
          <w:sz w:val="20"/>
          <w:szCs w:val="20"/>
          <w:rtl w:val="0"/>
        </w:rPr>
        <w:t xml:space="preserve">(08)  3.501–4.000</w:t>
      </w:r>
      <w:r w:rsidDel="00000000" w:rsidR="00000000" w:rsidRPr="00000000">
        <w:rPr>
          <w:rtl w:val="0"/>
        </w:rPr>
      </w:r>
    </w:p>
    <w:p w:rsidR="00000000" w:rsidDel="00000000" w:rsidP="00000000" w:rsidRDefault="00000000" w:rsidRPr="00000000" w14:paraId="000003DB">
      <w:pPr>
        <w:spacing w:after="40" w:before="40" w:lineRule="auto"/>
        <w:ind w:left="720" w:firstLine="0"/>
        <w:rPr/>
      </w:pPr>
      <w:r w:rsidDel="00000000" w:rsidR="00000000" w:rsidRPr="00000000">
        <w:rPr>
          <w:rFonts w:ascii="Arial" w:cs="Arial" w:eastAsia="Arial" w:hAnsi="Arial"/>
          <w:b w:val="1"/>
          <w:bCs w:val="1"/>
          <w:sz w:val="20"/>
          <w:szCs w:val="20"/>
          <w:rtl w:val="0"/>
        </w:rPr>
        <w:t xml:space="preserve">(09)  4.001–4.500</w:t>
      </w:r>
      <w:r w:rsidDel="00000000" w:rsidR="00000000" w:rsidRPr="00000000">
        <w:rPr>
          <w:rtl w:val="0"/>
        </w:rPr>
      </w:r>
    </w:p>
    <w:p w:rsidR="00000000" w:rsidDel="00000000" w:rsidP="00000000" w:rsidRDefault="00000000" w:rsidRPr="00000000" w14:paraId="000003DC">
      <w:pPr>
        <w:spacing w:after="40" w:before="40" w:lineRule="auto"/>
        <w:ind w:left="720" w:firstLine="0"/>
        <w:rPr/>
      </w:pPr>
      <w:r w:rsidDel="00000000" w:rsidR="00000000" w:rsidRPr="00000000">
        <w:rPr>
          <w:rFonts w:ascii="Arial" w:cs="Arial" w:eastAsia="Arial" w:hAnsi="Arial"/>
          <w:b w:val="1"/>
          <w:bCs w:val="1"/>
          <w:sz w:val="20"/>
          <w:szCs w:val="20"/>
          <w:rtl w:val="0"/>
        </w:rPr>
        <w:t xml:space="preserve">(10)  4.501–5.000</w:t>
      </w:r>
      <w:r w:rsidDel="00000000" w:rsidR="00000000" w:rsidRPr="00000000">
        <w:rPr>
          <w:rtl w:val="0"/>
        </w:rPr>
      </w:r>
    </w:p>
    <w:p w:rsidR="00000000" w:rsidDel="00000000" w:rsidP="00000000" w:rsidRDefault="00000000" w:rsidRPr="00000000" w14:paraId="000003DD">
      <w:pPr>
        <w:spacing w:after="40" w:before="40" w:lineRule="auto"/>
        <w:ind w:left="720" w:firstLine="0"/>
        <w:rPr/>
      </w:pPr>
      <w:r w:rsidDel="00000000" w:rsidR="00000000" w:rsidRPr="00000000">
        <w:rPr>
          <w:rFonts w:ascii="Arial" w:cs="Arial" w:eastAsia="Arial" w:hAnsi="Arial"/>
          <w:b w:val="1"/>
          <w:bCs w:val="1"/>
          <w:sz w:val="20"/>
          <w:szCs w:val="20"/>
          <w:rtl w:val="0"/>
        </w:rPr>
        <w:t xml:space="preserve">(11)  5.001–6.000</w:t>
      </w:r>
      <w:r w:rsidDel="00000000" w:rsidR="00000000" w:rsidRPr="00000000">
        <w:rPr>
          <w:rtl w:val="0"/>
        </w:rPr>
      </w:r>
    </w:p>
    <w:p w:rsidR="00000000" w:rsidDel="00000000" w:rsidP="00000000" w:rsidRDefault="00000000" w:rsidRPr="00000000" w14:paraId="000003DE">
      <w:pPr>
        <w:spacing w:after="40" w:before="40" w:lineRule="auto"/>
        <w:ind w:left="720" w:firstLine="0"/>
        <w:rPr/>
      </w:pPr>
      <w:r w:rsidDel="00000000" w:rsidR="00000000" w:rsidRPr="00000000">
        <w:rPr>
          <w:rFonts w:ascii="Arial" w:cs="Arial" w:eastAsia="Arial" w:hAnsi="Arial"/>
          <w:b w:val="1"/>
          <w:bCs w:val="1"/>
          <w:sz w:val="20"/>
          <w:szCs w:val="20"/>
          <w:rtl w:val="0"/>
        </w:rPr>
        <w:t xml:space="preserve">(12)  6.000 o más</w:t>
      </w:r>
      <w:r w:rsidDel="00000000" w:rsidR="00000000" w:rsidRPr="00000000">
        <w:rPr>
          <w:rtl w:val="0"/>
        </w:rPr>
      </w:r>
    </w:p>
    <w:p w:rsidR="00000000" w:rsidDel="00000000" w:rsidP="00000000" w:rsidRDefault="00000000" w:rsidRPr="00000000" w14:paraId="000003DF">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commentRangeEnd w:id="46"/>
      <w:r w:rsidDel="00000000" w:rsidR="00000000" w:rsidRPr="00000000">
        <w:commentReference w:id="46"/>
      </w:r>
      <w:r w:rsidDel="00000000" w:rsidR="00000000" w:rsidRPr="00000000">
        <w:rPr>
          <w:rtl w:val="0"/>
        </w:rPr>
      </w:r>
    </w:p>
    <w:sdt>
      <w:sdtPr>
        <w:id w:val="745988313"/>
        <w:tag w:val="goog_rdk_686"/>
      </w:sdtPr>
      <w:sdtContent>
        <w:p w:rsidR="00000000" w:rsidDel="00000000" w:rsidP="00000000" w:rsidRDefault="00000000" w:rsidRPr="00000000" w14:paraId="000003E0">
          <w:pPr>
            <w:pBdr>
              <w:bottom w:color="999999" w:space="1" w:sz="6" w:val="single"/>
            </w:pBdr>
            <w:spacing w:after="0" w:before="80" w:lineRule="auto"/>
            <w:rPr>
              <w:del w:author="Dorothy Jane Bridges Kronick" w:id="103" w:date="2026-04-29T21:56:57Z"/>
            </w:rPr>
          </w:pPr>
          <w:sdt>
            <w:sdtPr>
              <w:id w:val="-1034912205"/>
              <w:tag w:val="goog_rdk_684"/>
            </w:sdtPr>
            <w:sdtContent>
              <w:ins w:author="Dorothy Jane Bridges Kronick" w:id="103" w:date="2026-04-29T21:56:57Z">
                <w:r w:rsidDel="00000000" w:rsidR="00000000" w:rsidRPr="00000000">
                  <w:rPr>
                    <w:rtl w:val="0"/>
                  </w:rPr>
                  <w:t xml:space="preserve">\</w:t>
                </w:r>
              </w:ins>
            </w:sdtContent>
          </w:sdt>
          <w:sdt>
            <w:sdtPr>
              <w:id w:val="-590574656"/>
              <w:tag w:val="goog_rdk_685"/>
            </w:sdtPr>
            <w:sdtContent>
              <w:del w:author="Dorothy Jane Bridges Kronick" w:id="103" w:date="2026-04-29T21:56:57Z">
                <w:r w:rsidDel="00000000" w:rsidR="00000000" w:rsidRPr="00000000">
                  <w:rPr>
                    <w:rtl w:val="0"/>
                  </w:rPr>
                </w:r>
              </w:del>
            </w:sdtContent>
          </w:sdt>
        </w:p>
      </w:sdtContent>
    </w:sdt>
    <w:sdt>
      <w:sdtPr>
        <w:id w:val="-764312506"/>
        <w:tag w:val="goog_rdk_688"/>
      </w:sdtPr>
      <w:sdtContent>
        <w:p w:rsidR="00000000" w:rsidDel="00000000" w:rsidP="00000000" w:rsidRDefault="00000000" w:rsidRPr="00000000" w14:paraId="000003E1">
          <w:pPr>
            <w:spacing w:after="60" w:before="120" w:lineRule="auto"/>
            <w:rPr>
              <w:del w:author="Dorothy Jane Bridges Kronick" w:id="103" w:date="2026-04-29T21:56:57Z"/>
            </w:rPr>
          </w:pPr>
          <w:sdt>
            <w:sdtPr>
              <w:id w:val="917635214"/>
              <w:tag w:val="goog_rdk_687"/>
            </w:sdtPr>
            <w:sdtContent>
              <w:del w:author="Dorothy Jane Bridges Kronick" w:id="103" w:date="2026-04-29T21:56:57Z">
                <w:r w:rsidDel="00000000" w:rsidR="00000000" w:rsidRPr="00000000">
                  <w:rPr>
                    <w:rFonts w:ascii="Arial" w:cs="Arial" w:eastAsia="Arial" w:hAnsi="Arial"/>
                    <w:b w:val="1"/>
                    <w:bCs w:val="1"/>
                    <w:sz w:val="20"/>
                    <w:szCs w:val="20"/>
                    <w:rtl w:val="0"/>
                  </w:rPr>
                  <w:delText xml:space="preserve">65. ¿Usted y su familia les sobra dinero para ahorrar cada mes, o no tienen capacidad de </w:delText>
                </w:r>
                <w:r w:rsidDel="00000000" w:rsidR="00000000" w:rsidRPr="00000000">
                  <w:rPr>
                    <w:rFonts w:ascii="Arial" w:cs="Arial" w:eastAsia="Arial" w:hAnsi="Arial"/>
                    <w:b w:val="1"/>
                    <w:bCs w:val="1"/>
                    <w:sz w:val="20"/>
                    <w:szCs w:val="20"/>
                    <w:rtl w:val="0"/>
                  </w:rPr>
                  <w:delText xml:space="preserve">ahorro?</w:delText>
                </w:r>
                <w:r w:rsidDel="00000000" w:rsidR="00000000" w:rsidRPr="00000000">
                  <w:rPr>
                    <w:rtl w:val="0"/>
                  </w:rPr>
                </w:r>
              </w:del>
            </w:sdtContent>
          </w:sdt>
        </w:p>
      </w:sdtContent>
    </w:sdt>
    <w:sdt>
      <w:sdtPr>
        <w:id w:val="1194323670"/>
        <w:tag w:val="goog_rdk_690"/>
      </w:sdtPr>
      <w:sdtContent>
        <w:p w:rsidR="00000000" w:rsidDel="00000000" w:rsidP="00000000" w:rsidRDefault="00000000" w:rsidRPr="00000000" w14:paraId="000003E2">
          <w:pPr>
            <w:spacing w:after="40" w:before="40" w:lineRule="auto"/>
            <w:ind w:left="720" w:firstLine="0"/>
            <w:rPr>
              <w:del w:author="Dorothy Jane Bridges Kronick" w:id="103" w:date="2026-04-29T21:56:57Z"/>
            </w:rPr>
          </w:pPr>
          <w:sdt>
            <w:sdtPr>
              <w:id w:val="1101981092"/>
              <w:tag w:val="goog_rdk_689"/>
            </w:sdtPr>
            <w:sdtContent>
              <w:del w:author="Dorothy Jane Bridges Kronick" w:id="103" w:date="2026-04-29T21:56:57Z">
                <w:r w:rsidDel="00000000" w:rsidR="00000000" w:rsidRPr="00000000">
                  <w:rPr>
                    <w:rFonts w:ascii="Arial" w:cs="Arial" w:eastAsia="Arial" w:hAnsi="Arial"/>
                    <w:b w:val="1"/>
                    <w:bCs w:val="1"/>
                    <w:sz w:val="20"/>
                    <w:szCs w:val="20"/>
                    <w:rtl w:val="0"/>
                  </w:rPr>
                  <w:delText xml:space="preserve">(1)  Podemos ahorrar</w:delText>
                </w:r>
                <w:r w:rsidDel="00000000" w:rsidR="00000000" w:rsidRPr="00000000">
                  <w:rPr>
                    <w:rtl w:val="0"/>
                  </w:rPr>
                </w:r>
              </w:del>
            </w:sdtContent>
          </w:sdt>
        </w:p>
      </w:sdtContent>
    </w:sdt>
    <w:sdt>
      <w:sdtPr>
        <w:id w:val="376651305"/>
        <w:tag w:val="goog_rdk_692"/>
      </w:sdtPr>
      <w:sdtContent>
        <w:p w:rsidR="00000000" w:rsidDel="00000000" w:rsidP="00000000" w:rsidRDefault="00000000" w:rsidRPr="00000000" w14:paraId="000003E3">
          <w:pPr>
            <w:spacing w:after="40" w:before="40" w:lineRule="auto"/>
            <w:ind w:left="720" w:firstLine="0"/>
            <w:rPr>
              <w:del w:author="Dorothy Jane Bridges Kronick" w:id="103" w:date="2026-04-29T21:56:57Z"/>
            </w:rPr>
          </w:pPr>
          <w:sdt>
            <w:sdtPr>
              <w:id w:val="1374788950"/>
              <w:tag w:val="goog_rdk_691"/>
            </w:sdtPr>
            <w:sdtContent>
              <w:del w:author="Dorothy Jane Bridges Kronick" w:id="103" w:date="2026-04-29T21:56:57Z">
                <w:r w:rsidDel="00000000" w:rsidR="00000000" w:rsidRPr="00000000">
                  <w:rPr>
                    <w:rFonts w:ascii="Arial" w:cs="Arial" w:eastAsia="Arial" w:hAnsi="Arial"/>
                    <w:b w:val="1"/>
                    <w:bCs w:val="1"/>
                    <w:sz w:val="20"/>
                    <w:szCs w:val="20"/>
                    <w:rtl w:val="0"/>
                  </w:rPr>
                  <w:delText xml:space="preserve">(2)  No podemos ahorrar</w:delText>
                </w:r>
                <w:r w:rsidDel="00000000" w:rsidR="00000000" w:rsidRPr="00000000">
                  <w:rPr>
                    <w:rtl w:val="0"/>
                  </w:rPr>
                </w:r>
              </w:del>
            </w:sdtContent>
          </w:sdt>
        </w:p>
      </w:sdtContent>
    </w:sdt>
    <w:p w:rsidR="00000000" w:rsidDel="00000000" w:rsidP="00000000" w:rsidRDefault="00000000" w:rsidRPr="00000000" w14:paraId="000003E4">
      <w:pPr>
        <w:spacing w:after="40" w:before="40" w:lineRule="auto"/>
        <w:ind w:left="720" w:firstLine="0"/>
        <w:rPr/>
      </w:pPr>
      <w:sdt>
        <w:sdtPr>
          <w:id w:val="242065808"/>
          <w:tag w:val="goog_rdk_693"/>
        </w:sdtPr>
        <w:sdtContent>
          <w:del w:author="Dorothy Jane Bridges Kronick" w:id="103" w:date="2026-04-29T21:56:57Z">
            <w:r w:rsidDel="00000000" w:rsidR="00000000" w:rsidRPr="00000000">
              <w:rPr>
                <w:rFonts w:ascii="Arial" w:cs="Arial" w:eastAsia="Arial" w:hAnsi="Arial"/>
                <w:b w:val="1"/>
                <w:bCs w:val="1"/>
                <w:sz w:val="20"/>
                <w:szCs w:val="20"/>
                <w:rtl w:val="0"/>
              </w:rPr>
              <w:delText xml:space="preserve">(99)  </w:delText>
            </w:r>
            <w:r w:rsidDel="00000000" w:rsidR="00000000" w:rsidRPr="00000000">
              <w:rPr>
                <w:rFonts w:ascii="Arial" w:cs="Arial" w:eastAsia="Arial" w:hAnsi="Arial"/>
                <w:sz w:val="20"/>
                <w:szCs w:val="20"/>
                <w:rtl w:val="0"/>
              </w:rPr>
              <w:delText xml:space="preserve">Ns-nc</w:delText>
            </w:r>
          </w:del>
        </w:sdtContent>
      </w:sdt>
      <w:r w:rsidDel="00000000" w:rsidR="00000000" w:rsidRPr="00000000">
        <w:rPr>
          <w:rtl w:val="0"/>
        </w:rPr>
      </w:r>
    </w:p>
    <w:p w:rsidR="00000000" w:rsidDel="00000000" w:rsidP="00000000" w:rsidRDefault="00000000" w:rsidRPr="00000000" w14:paraId="000003E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E6">
      <w:pPr>
        <w:spacing w:after="60" w:before="120" w:lineRule="auto"/>
        <w:rPr/>
      </w:pPr>
      <w:r w:rsidDel="00000000" w:rsidR="00000000" w:rsidRPr="00000000">
        <w:rPr>
          <w:rFonts w:ascii="Arial" w:cs="Arial" w:eastAsia="Arial" w:hAnsi="Arial"/>
          <w:b w:val="1"/>
          <w:bCs w:val="1"/>
          <w:sz w:val="20"/>
          <w:szCs w:val="20"/>
          <w:rtl w:val="0"/>
        </w:rPr>
        <w:t xml:space="preserve">66. Hablando de clases sociales, ¿a qué clase social diría que pertenece: clase alta, media-alta, media, media-baja o clase popular/trabajadora?</w:t>
      </w:r>
      <w:r w:rsidDel="00000000" w:rsidR="00000000" w:rsidRPr="00000000">
        <w:rPr>
          <w:rtl w:val="0"/>
        </w:rPr>
      </w:r>
    </w:p>
    <w:p w:rsidR="00000000" w:rsidDel="00000000" w:rsidP="00000000" w:rsidRDefault="00000000" w:rsidRPr="00000000" w14:paraId="000003E7">
      <w:pPr>
        <w:spacing w:after="40" w:before="40" w:lineRule="auto"/>
        <w:ind w:left="720" w:firstLine="0"/>
        <w:rPr/>
      </w:pPr>
      <w:r w:rsidDel="00000000" w:rsidR="00000000" w:rsidRPr="00000000">
        <w:rPr>
          <w:rFonts w:ascii="Arial" w:cs="Arial" w:eastAsia="Arial" w:hAnsi="Arial"/>
          <w:b w:val="1"/>
          <w:bCs w:val="1"/>
          <w:sz w:val="20"/>
          <w:szCs w:val="20"/>
          <w:rtl w:val="0"/>
        </w:rPr>
        <w:t xml:space="preserve">(01)  Clase alta (alta)</w:t>
      </w:r>
      <w:r w:rsidDel="00000000" w:rsidR="00000000" w:rsidRPr="00000000">
        <w:rPr>
          <w:rtl w:val="0"/>
        </w:rPr>
      </w:r>
    </w:p>
    <w:p w:rsidR="00000000" w:rsidDel="00000000" w:rsidP="00000000" w:rsidRDefault="00000000" w:rsidRPr="00000000" w14:paraId="000003E8">
      <w:pPr>
        <w:spacing w:after="40" w:before="40" w:lineRule="auto"/>
        <w:ind w:left="720" w:firstLine="0"/>
        <w:rPr/>
      </w:pPr>
      <w:r w:rsidDel="00000000" w:rsidR="00000000" w:rsidRPr="00000000">
        <w:rPr>
          <w:rFonts w:ascii="Arial" w:cs="Arial" w:eastAsia="Arial" w:hAnsi="Arial"/>
          <w:b w:val="1"/>
          <w:bCs w:val="1"/>
          <w:sz w:val="20"/>
          <w:szCs w:val="20"/>
          <w:rtl w:val="0"/>
        </w:rPr>
        <w:t xml:space="preserve">(02)  Clase media-alta (media-alta)</w:t>
      </w:r>
      <w:r w:rsidDel="00000000" w:rsidR="00000000" w:rsidRPr="00000000">
        <w:rPr>
          <w:rtl w:val="0"/>
        </w:rPr>
      </w:r>
    </w:p>
    <w:p w:rsidR="00000000" w:rsidDel="00000000" w:rsidP="00000000" w:rsidRDefault="00000000" w:rsidRPr="00000000" w14:paraId="000003E9">
      <w:pPr>
        <w:spacing w:after="40" w:before="40" w:lineRule="auto"/>
        <w:ind w:left="720" w:firstLine="0"/>
        <w:rPr/>
      </w:pPr>
      <w:r w:rsidDel="00000000" w:rsidR="00000000" w:rsidRPr="00000000">
        <w:rPr>
          <w:rFonts w:ascii="Arial" w:cs="Arial" w:eastAsia="Arial" w:hAnsi="Arial"/>
          <w:b w:val="1"/>
          <w:bCs w:val="1"/>
          <w:sz w:val="20"/>
          <w:szCs w:val="20"/>
          <w:rtl w:val="0"/>
        </w:rPr>
        <w:t xml:space="preserve">(03)  Clase media (media-media)</w:t>
      </w:r>
      <w:r w:rsidDel="00000000" w:rsidR="00000000" w:rsidRPr="00000000">
        <w:rPr>
          <w:rtl w:val="0"/>
        </w:rPr>
      </w:r>
    </w:p>
    <w:p w:rsidR="00000000" w:rsidDel="00000000" w:rsidP="00000000" w:rsidRDefault="00000000" w:rsidRPr="00000000" w14:paraId="000003EA">
      <w:pPr>
        <w:spacing w:after="40" w:before="40" w:lineRule="auto"/>
        <w:ind w:left="720" w:firstLine="0"/>
        <w:rPr/>
      </w:pPr>
      <w:r w:rsidDel="00000000" w:rsidR="00000000" w:rsidRPr="00000000">
        <w:rPr>
          <w:rFonts w:ascii="Arial" w:cs="Arial" w:eastAsia="Arial" w:hAnsi="Arial"/>
          <w:b w:val="1"/>
          <w:bCs w:val="1"/>
          <w:sz w:val="20"/>
          <w:szCs w:val="20"/>
          <w:rtl w:val="0"/>
        </w:rPr>
        <w:t xml:space="preserve">(04)  Clase media-baja (media-baja)</w:t>
      </w:r>
      <w:r w:rsidDel="00000000" w:rsidR="00000000" w:rsidRPr="00000000">
        <w:rPr>
          <w:rtl w:val="0"/>
        </w:rPr>
      </w:r>
    </w:p>
    <w:p w:rsidR="00000000" w:rsidDel="00000000" w:rsidP="00000000" w:rsidRDefault="00000000" w:rsidRPr="00000000" w14:paraId="000003EB">
      <w:pPr>
        <w:spacing w:after="40" w:before="40" w:lineRule="auto"/>
        <w:ind w:left="720" w:firstLine="0"/>
        <w:rPr/>
      </w:pPr>
      <w:r w:rsidDel="00000000" w:rsidR="00000000" w:rsidRPr="00000000">
        <w:rPr>
          <w:rFonts w:ascii="Arial" w:cs="Arial" w:eastAsia="Arial" w:hAnsi="Arial"/>
          <w:b w:val="1"/>
          <w:bCs w:val="1"/>
          <w:sz w:val="20"/>
          <w:szCs w:val="20"/>
          <w:rtl w:val="0"/>
        </w:rPr>
        <w:t xml:space="preserve">(05)  Clase popular / trabajadora (popular)</w:t>
      </w:r>
      <w:r w:rsidDel="00000000" w:rsidR="00000000" w:rsidRPr="00000000">
        <w:rPr>
          <w:rtl w:val="0"/>
        </w:rPr>
      </w:r>
    </w:p>
    <w:p w:rsidR="00000000" w:rsidDel="00000000" w:rsidP="00000000" w:rsidRDefault="00000000" w:rsidRPr="00000000" w14:paraId="000003EC">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r w:rsidDel="00000000" w:rsidR="00000000" w:rsidRPr="00000000">
        <w:rPr>
          <w:rtl w:val="0"/>
        </w:rPr>
      </w:r>
    </w:p>
    <w:p w:rsidR="00000000" w:rsidDel="00000000" w:rsidP="00000000" w:rsidRDefault="00000000" w:rsidRPr="00000000" w14:paraId="000003ED">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EE">
      <w:pPr>
        <w:spacing w:after="60" w:before="120" w:lineRule="auto"/>
        <w:rPr/>
      </w:pPr>
      <w:r w:rsidDel="00000000" w:rsidR="00000000" w:rsidRPr="00000000">
        <w:rPr>
          <w:rFonts w:ascii="Arial" w:cs="Arial" w:eastAsia="Arial" w:hAnsi="Arial"/>
          <w:b w:val="1"/>
          <w:bCs w:val="1"/>
          <w:sz w:val="20"/>
          <w:szCs w:val="20"/>
          <w:rtl w:val="0"/>
        </w:rPr>
        <w:t xml:space="preserve">67. Sexo del encuestado/a:</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3EF">
            <w:pPr>
              <w:rPr/>
            </w:pPr>
            <w:r w:rsidDel="00000000" w:rsidR="00000000" w:rsidRPr="00000000">
              <w:rPr>
                <w:rFonts w:ascii="Arial" w:cs="Arial" w:eastAsia="Arial" w:hAnsi="Arial"/>
                <w:b w:val="1"/>
                <w:bCs w:val="1"/>
                <w:smallCaps w:val="1"/>
                <w:color w:val="333333"/>
                <w:sz w:val="18"/>
                <w:szCs w:val="18"/>
                <w:rtl w:val="0"/>
              </w:rPr>
              <w:t xml:space="preserve">REGISTRAR SEGÚN OBSERVACIÓN. NO PREGUNTAR DIRECTAMENTE A MENOS QUE HAYA DUDA.</w:t>
            </w:r>
            <w:r w:rsidDel="00000000" w:rsidR="00000000" w:rsidRPr="00000000">
              <w:rPr>
                <w:rtl w:val="0"/>
              </w:rPr>
            </w:r>
          </w:p>
        </w:tc>
      </w:tr>
    </w:tbl>
    <w:p w:rsidR="00000000" w:rsidDel="00000000" w:rsidP="00000000" w:rsidRDefault="00000000" w:rsidRPr="00000000" w14:paraId="000003F0">
      <w:pPr>
        <w:spacing w:after="40" w:before="40" w:lineRule="auto"/>
        <w:ind w:left="720" w:firstLine="0"/>
        <w:rPr/>
      </w:pPr>
      <w:r w:rsidDel="00000000" w:rsidR="00000000" w:rsidRPr="00000000">
        <w:rPr>
          <w:rFonts w:ascii="Arial" w:cs="Arial" w:eastAsia="Arial" w:hAnsi="Arial"/>
          <w:b w:val="1"/>
          <w:bCs w:val="1"/>
          <w:sz w:val="20"/>
          <w:szCs w:val="20"/>
          <w:rtl w:val="0"/>
        </w:rPr>
        <w:t xml:space="preserve">(1)  Femenino</w:t>
      </w:r>
      <w:r w:rsidDel="00000000" w:rsidR="00000000" w:rsidRPr="00000000">
        <w:rPr>
          <w:rtl w:val="0"/>
        </w:rPr>
      </w:r>
    </w:p>
    <w:p w:rsidR="00000000" w:rsidDel="00000000" w:rsidP="00000000" w:rsidRDefault="00000000" w:rsidRPr="00000000" w14:paraId="000003F1">
      <w:pPr>
        <w:spacing w:after="40" w:before="40" w:lineRule="auto"/>
        <w:ind w:left="720" w:firstLine="0"/>
        <w:rPr/>
      </w:pPr>
      <w:r w:rsidDel="00000000" w:rsidR="00000000" w:rsidRPr="00000000">
        <w:rPr>
          <w:rFonts w:ascii="Arial" w:cs="Arial" w:eastAsia="Arial" w:hAnsi="Arial"/>
          <w:b w:val="1"/>
          <w:bCs w:val="1"/>
          <w:sz w:val="20"/>
          <w:szCs w:val="20"/>
          <w:rtl w:val="0"/>
        </w:rPr>
        <w:t xml:space="preserve">(2)  Masculino</w:t>
      </w:r>
      <w:r w:rsidDel="00000000" w:rsidR="00000000" w:rsidRPr="00000000">
        <w:rPr>
          <w:rtl w:val="0"/>
        </w:rPr>
      </w:r>
    </w:p>
    <w:p w:rsidR="00000000" w:rsidDel="00000000" w:rsidP="00000000" w:rsidRDefault="00000000" w:rsidRPr="00000000" w14:paraId="000003F2">
      <w:pPr>
        <w:spacing w:after="40" w:before="40" w:lineRule="auto"/>
        <w:ind w:left="7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Otro</w:t>
      </w:r>
      <w:r w:rsidDel="00000000" w:rsidR="00000000" w:rsidRPr="00000000">
        <w:rPr>
          <w:rtl w:val="0"/>
        </w:rPr>
      </w:r>
    </w:p>
    <w:p w:rsidR="00000000" w:rsidDel="00000000" w:rsidP="00000000" w:rsidRDefault="00000000" w:rsidRPr="00000000" w14:paraId="000003F3">
      <w:pPr>
        <w:spacing w:after="40" w:before="40" w:lineRule="auto"/>
        <w:ind w:left="720" w:firstLine="0"/>
        <w:rPr/>
      </w:pPr>
      <w:r w:rsidDel="00000000" w:rsidR="00000000" w:rsidRPr="00000000">
        <w:rPr>
          <w:rtl w:val="0"/>
        </w:rPr>
      </w:r>
    </w:p>
    <w:sdt>
      <w:sdtPr>
        <w:id w:val="-2052702730"/>
        <w:tag w:val="goog_rdk_696"/>
      </w:sdtPr>
      <w:sdtContent>
        <w:p w:rsidR="00000000" w:rsidDel="00000000" w:rsidP="00000000" w:rsidRDefault="00000000" w:rsidRPr="00000000" w14:paraId="000003F4">
          <w:pPr>
            <w:spacing w:after="40" w:before="40" w:lineRule="auto"/>
            <w:ind w:left="0" w:firstLine="0"/>
            <w:rPr>
              <w:ins w:author="Carlos Alfredo Schmidt Padilla" w:id="104" w:date="2026-03-02T11:48:44Z"/>
            </w:rPr>
          </w:pPr>
          <w:sdt>
            <w:sdtPr>
              <w:id w:val="-1692301212"/>
              <w:tag w:val="goog_rdk_695"/>
            </w:sdtPr>
            <w:sdtContent>
              <w:ins w:author="Carlos Alfredo Schmidt Padilla" w:id="104" w:date="2026-03-02T11:48:44Z">
                <w:r w:rsidDel="00000000" w:rsidR="00000000" w:rsidRPr="00000000">
                  <w:rPr>
                    <w:rtl w:val="0"/>
                  </w:rPr>
                  <w:t xml:space="preserve">¿Deberíamos incluir: </w:t>
                </w:r>
              </w:ins>
            </w:sdtContent>
          </w:sdt>
        </w:p>
      </w:sdtContent>
    </w:sdt>
    <w:sdt>
      <w:sdtPr>
        <w:id w:val="-719596167"/>
        <w:tag w:val="goog_rdk_698"/>
      </w:sdtPr>
      <w:sdtContent>
        <w:p w:rsidR="00000000" w:rsidDel="00000000" w:rsidP="00000000" w:rsidRDefault="00000000" w:rsidRPr="00000000" w14:paraId="000003F5">
          <w:pPr>
            <w:numPr>
              <w:ilvl w:val="0"/>
              <w:numId w:val="5"/>
            </w:numPr>
            <w:spacing w:after="40" w:before="40" w:lineRule="auto"/>
            <w:ind w:left="720" w:hanging="360"/>
            <w:rPr>
              <w:ins w:author="Carlos Alfredo Schmidt Padilla" w:id="104" w:date="2026-03-02T11:48:44Z"/>
              <w:u w:val="none"/>
            </w:rPr>
          </w:pPr>
          <w:sdt>
            <w:sdtPr>
              <w:id w:val="277495782"/>
              <w:tag w:val="goog_rdk_697"/>
            </w:sdtPr>
            <w:sdtContent>
              <w:ins w:author="Carlos Alfredo Schmidt Padilla" w:id="104" w:date="2026-03-02T11:48:44Z">
                <w:r w:rsidDel="00000000" w:rsidR="00000000" w:rsidRPr="00000000">
                  <w:rPr>
                    <w:rtl w:val="0"/>
                  </w:rPr>
                  <w:t xml:space="preserve">Batería sobre bienes del hogar (TV, carro, etc.) </w:t>
                </w:r>
                <w:r w:rsidDel="00000000" w:rsidR="00000000" w:rsidRPr="00000000">
                  <w:rPr>
                    <w:rtl w:val="0"/>
                  </w:rPr>
                </w:r>
              </w:ins>
            </w:sdtContent>
          </w:sdt>
        </w:p>
      </w:sdtContent>
    </w:sdt>
    <w:sdt>
      <w:sdtPr>
        <w:id w:val="196915281"/>
        <w:tag w:val="goog_rdk_700"/>
      </w:sdtPr>
      <w:sdtContent>
        <w:p w:rsidR="00000000" w:rsidDel="00000000" w:rsidP="00000000" w:rsidRDefault="00000000" w:rsidRPr="00000000" w14:paraId="000003F6">
          <w:pPr>
            <w:numPr>
              <w:ilvl w:val="0"/>
              <w:numId w:val="5"/>
            </w:numPr>
            <w:spacing w:after="40" w:before="40" w:lineRule="auto"/>
            <w:ind w:left="720" w:hanging="360"/>
            <w:rPr>
              <w:u w:val="none"/>
              <w:rPrChange w:author="Carlos Alfredo Schmidt Padilla" w:id="105" w:date="2026-03-02T11:48:49Z">
                <w:rPr/>
              </w:rPrChange>
            </w:rPr>
            <w:pPrChange w:author="Carlos Alfredo Schmidt Padilla" w:id="0" w:date="2026-03-02T11:48:49Z">
              <w:pPr>
                <w:spacing w:after="40" w:before="40" w:lineRule="auto"/>
                <w:ind w:left="0" w:firstLine="0"/>
              </w:pPr>
            </w:pPrChange>
          </w:pPr>
          <w:sdt>
            <w:sdtPr>
              <w:id w:val="2118862811"/>
              <w:tag w:val="goog_rdk_699"/>
            </w:sdtPr>
            <w:sdtContent>
              <w:r w:rsidDel="00000000" w:rsidR="00000000" w:rsidRPr="00000000">
                <w:rPr>
                  <w:rtl w:val="0"/>
                </w:rPr>
              </w:r>
            </w:sdtContent>
          </w:sdt>
        </w:p>
      </w:sdtContent>
    </w:sdt>
    <w:p w:rsidR="00000000" w:rsidDel="00000000" w:rsidP="00000000" w:rsidRDefault="00000000" w:rsidRPr="00000000" w14:paraId="000003F7">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F8">
      <w:pPr>
        <w:pStyle w:val="Heading1"/>
        <w:rPr/>
      </w:pPr>
      <w:r w:rsidDel="00000000" w:rsidR="00000000" w:rsidRPr="00000000">
        <w:rPr>
          <w:rtl w:val="0"/>
        </w:rPr>
        <w:t xml:space="preserve">SECCIÓN G: IDENTIFICACIÓN PARTIDARIA (POR COMPLETAR)</w:t>
      </w:r>
    </w:p>
    <w:p w:rsidR="00000000" w:rsidDel="00000000" w:rsidP="00000000" w:rsidRDefault="00000000" w:rsidRPr="00000000" w14:paraId="000003F9">
      <w:pPr>
        <w:spacing w:after="80" w:lineRule="auto"/>
        <w:rPr/>
      </w:pPr>
      <w:r w:rsidDel="00000000" w:rsidR="00000000" w:rsidRPr="00000000">
        <w:rPr>
          <w:rtl w:val="0"/>
        </w:rPr>
      </w:r>
    </w:p>
    <w:p w:rsidR="00000000" w:rsidDel="00000000" w:rsidP="00000000" w:rsidRDefault="00000000" w:rsidRPr="00000000" w14:paraId="000003FA">
      <w:pPr>
        <w:spacing w:after="200" w:before="60" w:lineRule="auto"/>
        <w:rPr/>
      </w:pPr>
      <w:r w:rsidDel="00000000" w:rsidR="00000000" w:rsidRPr="00000000">
        <w:rPr>
          <w:rFonts w:ascii="Arial" w:cs="Arial" w:eastAsia="Arial" w:hAnsi="Arial"/>
          <w:i w:val="1"/>
          <w:iCs w:val="1"/>
          <w:sz w:val="20"/>
          <w:szCs w:val="20"/>
          <w:rtl w:val="0"/>
        </w:rPr>
        <w:t xml:space="preserve">MARCADOR DE POSICIÓN — Las preguntas de identificación partidaria se añadirán aquí en coordinación con Datanálisis</w:t>
      </w:r>
      <w:r w:rsidDel="00000000" w:rsidR="00000000" w:rsidRPr="00000000">
        <w:rPr>
          <w:rtl w:val="0"/>
        </w:rPr>
      </w:r>
    </w:p>
    <w:p w:rsidR="00000000" w:rsidDel="00000000" w:rsidP="00000000" w:rsidRDefault="00000000" w:rsidRPr="00000000" w14:paraId="000003FB">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3FC">
      <w:pPr>
        <w:spacing w:after="120" w:before="240" w:lineRule="auto"/>
        <w:jc w:val="center"/>
        <w:rPr/>
      </w:pPr>
      <w:r w:rsidDel="00000000" w:rsidR="00000000" w:rsidRPr="00000000">
        <w:rPr>
          <w:rFonts w:ascii="Arial" w:cs="Arial" w:eastAsia="Arial" w:hAnsi="Arial"/>
          <w:b w:val="1"/>
          <w:bCs w:val="1"/>
          <w:sz w:val="20"/>
          <w:szCs w:val="20"/>
          <w:rtl w:val="0"/>
        </w:rPr>
        <w:t xml:space="preserve">— FIN DE LA ENTREVISTA —</w:t>
      </w:r>
      <w:r w:rsidDel="00000000" w:rsidR="00000000" w:rsidRPr="00000000">
        <w:rPr>
          <w:rtl w:val="0"/>
        </w:rPr>
      </w:r>
    </w:p>
    <w:p w:rsidR="00000000" w:rsidDel="00000000" w:rsidP="00000000" w:rsidRDefault="00000000" w:rsidRPr="00000000" w14:paraId="000003FD">
      <w:pPr>
        <w:spacing w:after="80" w:before="0" w:lineRule="auto"/>
        <w:jc w:val="center"/>
        <w:rPr/>
      </w:pPr>
      <w:r w:rsidDel="00000000" w:rsidR="00000000" w:rsidRPr="00000000">
        <w:rPr>
          <w:rtl w:val="0"/>
        </w:rPr>
      </w:r>
    </w:p>
    <w:sectPr>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orothy Jane Bridges Kronick" w:id="0" w:date="2026-04-28T15:58:44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 and RH: Possibly delete this question.</w:t>
      </w:r>
    </w:p>
  </w:comment>
  <w:comment w:author="Carlos Alfredo Schmidt Padilla" w:id="14" w:date="2026-03-02T11:51:40Z">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w:t>
      </w:r>
    </w:p>
  </w:comment>
  <w:comment w:author="Carlos Alfredo Schmidt Padilla" w:id="29" w:date="2026-03-02T11:51:40Z">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w:t>
      </w:r>
    </w:p>
  </w:comment>
  <w:comment w:author="Rebecca Hanson" w:id="41" w:date="2026-03-10T21:39:52Z">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survey firm due to extreme repression after elections.</w:t>
      </w:r>
    </w:p>
  </w:comment>
  <w:comment w:author="Dorothy Jane Bridges Kronick" w:id="34" w:date="2026-03-09T18:17:30Z">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with Becca especially the TENSE (past tense?) + Jos suggestions</w:t>
      </w:r>
    </w:p>
  </w:comment>
  <w:comment w:author="Dorothy Jane Bridges Kronick" w:id="36" w:date="2026-03-09T18:17:30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with Becca especially the TENSE (past tense?) + Jos suggestions</w:t>
      </w:r>
    </w:p>
  </w:comment>
  <w:comment w:author="Dorothy Jane Bridges Kronick" w:id="37" w:date="2026-03-09T18:17:30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with Becca especially the TENSE (past tense?) + Jos suggestions</w:t>
      </w:r>
    </w:p>
  </w:comment>
  <w:comment w:author="Josbelk González" w:id="17" w:date="2026-03-07T23:58:56Z">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 leyendo el documento y capaz esto está más adelante, pero ya que están consultando sobre qué justifica el uso de la fuerza física hay dos cosas que sería importante considerar como preguntas: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Por la proporcionalidad de esta fuerza, es decir, habla de la fuerza física (incluyendo supongo el uso de arma de fuego, pero también bastones y otros elementos). Habría que consultar me parece si les parece que aun en los casos donde según la percepción se justifica, la fuerza es proporcional.</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Yo consultaría también la cara inversa, cuándo la policía usa la fuerza ilegal e ilegítimamente, porque eso daría cuenta de las situaciones ante las cuales la ciudadanía se siente más expuesta o vulnerable a una actuación policial.</w:t>
      </w:r>
    </w:p>
  </w:comment>
  <w:comment w:author="Josbelk González" w:id="32" w:date="2026-03-07T23:58:56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 leyendo el documento y capaz esto está más adelante, pero ya que están consultando sobre qué justifica el uso de la fuerza física hay dos cosas que sería importante considerar como preguntas: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Por la proporcionalidad de esta fuerza, es decir, habla de la fuerza física (incluyendo supongo el uso de arma de fuego, pero también bastones y otros elementos). Habría que consultar me parece si les parece que aun en los casos donde según la percepción se justifica, la fuerza es proporcional.</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Yo consultaría también la cara inversa, cuándo la policía usa la fuerza ilegal e ilegítimamente, porque eso daría cuenta de las situaciones ante las cuales la ciudadanía se siente más expuesta o vulnerable a una actuación policial.</w:t>
      </w:r>
    </w:p>
  </w:comment>
  <w:comment w:author="Josbelk González" w:id="15" w:date="2026-03-07T23:52:23Z">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 aquí les sugiero replantearse las alternativas.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términos generales tienen algunas que observan (1) uso de la fuerza física como respuesta -adecuada o no, legal o no- a una acción frente al delito (opciones A, B, D), (2) otra para defender a las víctimas o agredidos (opciones C y F), (c) otro grupo para defenderse a sí mismo, nuevamente desde una perspectiva legal o no (opciones E y G). Pero en las opciones de respuesta esto está todo como mezclado, no sé si lo quieren así o prefieren organizar.</w:t>
      </w:r>
    </w:p>
  </w:comment>
  <w:comment w:author="Josbelk González" w:id="30" w:date="2026-03-07T23:52:23Z">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 aquí les sugiero replantearse las alternativas.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términos generales tienen algunas que observan (1) uso de la fuerza física como respuesta -adecuada o no, legal o no- a una acción frente al delito (opciones A, B, D), (2) otra para defender a las víctimas o agredidos (opciones C y F), (c) otro grupo para defenderse a sí mismo, nuevamente desde una perspectiva legal o no (opciones E y G). Pero en las opciones de respuesta esto está todo como mezclado, no sé si lo quieren así o prefieren organizar.</w:t>
      </w:r>
    </w:p>
  </w:comment>
  <w:comment w:author="Dorothy Jane Bridges Kronick" w:id="11" w:date="2026-03-10T20:23:50Z">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in response to Aila</w:t>
      </w:r>
    </w:p>
  </w:comment>
  <w:comment w:author="Dorothy Jane Bridges Kronick" w:id="1" w:date="2026-03-10T19:59:58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w:t>
      </w:r>
    </w:p>
  </w:comment>
  <w:comment w:author="Josbelk González" w:id="16" w:date="2026-03-08T00:01:34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contexto venezolano de los recientes años, incluiría el tema de las marchas y manifestaciones (quizá diferenciando entre pacíficas y violentas). Lo incluiría porque ha sido uno de los escenarios de mayor actuación y a mi entender deslegitimación de la función policial. (nuevamente, capaz está más adelante)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sé si incluso quieran incluir una diferenciación por cuerpo de seguridad si deciden consultar sobre este tema de su actuación en las manifestaciones ciudadanas.</w:t>
      </w:r>
    </w:p>
  </w:comment>
  <w:comment w:author="Josbelk González" w:id="31" w:date="2026-03-08T00:01:34Z">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contexto venezolano de los recientes años, incluiría el tema de las marchas y manifestaciones (quizá diferenciando entre pacíficas y violentas). Lo incluiría porque ha sido uno de los escenarios de mayor actuación y a mi entender deslegitimación de la función policial. (nuevamente, capaz está más adelante)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sé si incluso quieran incluir una diferenciación por cuerpo de seguridad si deciden consultar sobre este tema de su actuación en las manifestaciones ciudadanas.</w:t>
      </w:r>
    </w:p>
  </w:comment>
  <w:comment w:author="Josbelk González" w:id="35" w:date="2026-03-08T01:24:18Z">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 las afirmaciones que tienen consultan sobre 3 cosas: (a) nivel de vulnerabilidad frente a la banda, (b) Quien tiene el control de la banda (c) nivel de poder. Si es posible, además de eso yo consultara:</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1.El TdA concentra sus acciones y poder en Aragua y otros estados de Venezuela.</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El TdA opera internacionalmente y sus miembros son venezolanos y de otras nacionalidades.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 posible reconocer físicamente a los miembros del TdA por su vestimenta o tatuajes.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Los jóvenes están interesados en pertenecer al TdA para obtener dinero y poder.</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El gobierno venezolano desarticuló al TdA.</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El TdA todavía actúa en el territorio nacional y desde las cárceles.</w:t>
      </w:r>
    </w:p>
  </w:comment>
  <w:comment w:author="Dorothy Jane Bridges Kronick" w:id="20" w:date="2026-04-28T16:34:49Z">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 and RH: DELETE</w:t>
      </w:r>
    </w:p>
  </w:comment>
  <w:comment w:author="Josbelk González" w:id="18" w:date="2026-03-08T00:31:47Z">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alternativa de respuesta no se corresponde con la pregunta. Esto es una acción, no un sentimiento.</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Quizá podría consultarse si sentirían temor, en caso de que no quisiera polarizar la pregunta entre quienes estarían a favor o en contra.</w:t>
      </w:r>
    </w:p>
  </w:comment>
  <w:comment w:author="Dorothy Jane Bridges Kronick" w:id="6" w:date="2026-03-10T20:13:35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w:t>
      </w:r>
    </w:p>
  </w:comment>
  <w:comment w:author="Dorothy Jane Bridges Kronick" w:id="44" w:date="2026-02-20T23:40:49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outdated scale; we'll update with help of the survey firm</w:t>
      </w:r>
    </w:p>
  </w:comment>
  <w:comment w:author="Josbelk González" w:id="39" w:date="2026-03-08T01:43:13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se refiere a la salida reciente de petróleo?, es decir ¿eso es apertura petrolera?</w:t>
      </w:r>
    </w:p>
  </w:comment>
  <w:comment w:author="Dorothy Jane Bridges Kronick" w:id="40" w:date="2026-03-09T18:47:18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Quería mas bien hacer referencia a la nueva inversión del sector privado. Los contratos CPP y esto. Déjame preguntar con los que ven temas petroleros sobre esto</w:t>
      </w:r>
    </w:p>
  </w:comment>
  <w:comment w:author="Dorothy Jane Bridges Kronick" w:id="45" w:date="2026-02-20T23:41:03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with this</w:t>
      </w:r>
    </w:p>
  </w:comment>
  <w:comment w:author="Josbelk González" w:id="38" w:date="2026-03-08T01:41:13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esto tuvieron que haberlo redactado antes de los eventos del 3 de enero 2026. Creo que lo pertinente es cambiar la redacción. Ya sabemos del "plan" en 3 fases, entonces no sé si más bien orientarlo por allí.</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Quizá habría que reorientarlo a algo como (también es un experimento y no sé si el mejor):</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cuál de las siguientes frases estaría usted de acuerdo:</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EEUU debe levantar las sanciones económicas a Venezuela y mantener supervisión sobre el sector petrolero.</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EEUU debe levantar completamente las sanciones económicas a Venezuela a condición de que haya elecciones libres.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EEUU debe levantar sanaciones económicas a Venezuela solo cuando se hayan liberado a todos los presos políticos.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EEUU debe levantar las sanciones económicas a Venezuela sin ninguna condición.</w:t>
      </w:r>
    </w:p>
  </w:comment>
  <w:comment w:author="Dorothy Jane Bridges Kronick" w:id="46" w:date="2026-02-20T23:41:12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w:t>
      </w:r>
    </w:p>
  </w:comment>
  <w:comment w:author="Dorothy Jane Bridges Kronick" w:id="12" w:date="2026-03-08T17:55:58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@beccara606@gmail.com Let's talk live about whether to include this and about Jos's comments</w:t>
      </w:r>
    </w:p>
  </w:comment>
  <w:comment w:author="Dorothy Jane Bridges Kronick" w:id="13" w:date="2026-04-28T16:22:4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match the officer survey</w:t>
      </w:r>
    </w:p>
  </w:comment>
  <w:comment w:author="Dorothy Jane Bridges Kronick" w:id="27" w:date="2026-03-08T17:55:5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@beccara606@gmail.com Let's talk live about whether to include this and about Jos's comments</w:t>
      </w:r>
    </w:p>
  </w:comment>
  <w:comment w:author="Dorothy Jane Bridges Kronick" w:id="28" w:date="2026-04-28T16:22:4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match the officer survey</w:t>
      </w:r>
    </w:p>
  </w:comment>
  <w:comment w:author="Josbelk González" w:id="43" w:date="2026-03-08T02:56:29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 no sé si lo manejan, muy probablemente sí, pero en lo últimos años, en las escuelas públicas del país, se maneja una figura terrible que es el "horario mosaico", ese es un horario en el cual a la semana oficialmente tienen escuela solo dos o tres días a la semana y por algunas horas. Esto es porque faltan profesores o por el estado de las escuelas en infraestructura o porque no tienen acceso a agua o electricidad.</w:t>
      </w:r>
    </w:p>
  </w:comment>
  <w:comment w:author="Josbelk González" w:id="33" w:date="2026-03-08T01:08:44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van a dejar abierta? y quién cierra la pregunta luego? ustedes?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que puede ser complejo, no sé si quieren operacionalizarla con algunas opciones que podrían ser:</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Una banda importante del país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Un grupo de delincuencia organizada.</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Un sindicato.</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Un grupo violento relacionado con el gobierno.</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Otro...</w:t>
      </w:r>
    </w:p>
  </w:comment>
  <w:comment w:author="Dorothy Jane Bridges Kronick" w:id="19" w:date="2026-04-28T16:25:27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 and RH: Delete</w:t>
      </w:r>
    </w:p>
  </w:comment>
  <w:comment w:author="Dorothy Jane Bridges Kronick" w:id="8" w:date="2026-04-28T16:07:30Z">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 and RH: DELETE</w:t>
      </w:r>
    </w:p>
  </w:comment>
  <w:comment w:author="Dorothy Jane Bridges Kronick" w:id="9" w:date="2026-04-28T16:07:41Z">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armed groups don't investigate crimes</w:t>
      </w:r>
    </w:p>
  </w:comment>
  <w:comment w:author="Dorothy Jane Bridges Kronick" w:id="23" w:date="2026-03-10T17:52:47Z">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@beccara606@gmail.com Do we want to ask this to some people, and ask other people "cuál le hace sentir más seguro?</w:t>
      </w:r>
    </w:p>
  </w:comment>
  <w:comment w:author="Dorothy Jane Bridges Kronick" w:id="24" w:date="2026-03-10T17:54:45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just show two images and ask them to choose?</w:t>
      </w:r>
    </w:p>
  </w:comment>
  <w:comment w:author="Dorothy Jane Bridges Kronick" w:id="25" w:date="2026-03-10T17:55:03Z">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you answer this?</w:t>
      </w:r>
    </w:p>
  </w:comment>
  <w:comment w:author="Dorothy Jane Bridges Kronick" w:id="26" w:date="2026-03-10T21:03:01Z">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TO SELF WE ARE COMING BACK TO THIS QUESTION POST IRB</w:t>
      </w:r>
    </w:p>
  </w:comment>
  <w:comment w:author="Dorothy Jane Bridges Kronick" w:id="10" w:date="2026-04-28T16:12:52Z">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Possibly delete if there's space</w:t>
      </w:r>
    </w:p>
  </w:comment>
  <w:comment w:author="Josbelk González" w:id="42" w:date="2026-03-08T02:32:03Z">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Considerando que se trata de un instrumento extenso, me pregunto qué se busca con esta pregunta, es decir, qué aporta en término de análisis?</w:t>
      </w:r>
    </w:p>
  </w:comment>
  <w:comment w:author="Dorothy Jane Bridges Kronick" w:id="21" w:date="2026-03-09T17:38:18Z">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@josbelk@gmail.com Qué tal esto? Cuáles ejemplos pondrías en #26?</w:t>
      </w:r>
    </w:p>
  </w:comment>
  <w:comment w:author="Dorothy Jane Bridges Kronick" w:id="22" w:date="2026-03-09T17:38:18Z">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@josbelk@gmail.com Qué tal esto? Cuáles ejemplos pondrías en #26?</w:t>
      </w:r>
    </w:p>
  </w:comment>
  <w:comment w:author="Dorothy Jane Bridges Kronick" w:id="2" w:date="2026-04-28T16:00:22Z">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 and RH: Possibly delete</w:t>
      </w:r>
    </w:p>
  </w:comment>
  <w:comment w:author="Dorothy Jane Bridges Kronick" w:id="5" w:date="2026-04-28T16:05:18Z">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 and RH: DELETE</w:t>
      </w:r>
    </w:p>
  </w:comment>
  <w:comment w:author="Dorothy Jane Bridges Kronick" w:id="4" w:date="2026-04-28T16:04:37Z">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 and RH: DELETE</w:t>
      </w:r>
    </w:p>
  </w:comment>
  <w:comment w:author="Dorothy Jane Bridges Kronick" w:id="3" w:date="2026-04-28T16:00:47Z">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 and RH: DELETE</w:t>
      </w:r>
    </w:p>
  </w:comment>
  <w:comment w:author="Dorothy Jane Bridges Kronick" w:id="7" w:date="2026-04-28T16:07:04Z">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 and RH: DELETE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FE" w15:done="0"/>
  <w15:commentEx w15:paraId="000003FF" w15:done="0"/>
  <w15:commentEx w15:paraId="00000400" w15:done="0"/>
  <w15:commentEx w15:paraId="00000401" w15:done="0"/>
  <w15:commentEx w15:paraId="00000402" w15:done="0"/>
  <w15:commentEx w15:paraId="00000403" w15:done="0"/>
  <w15:commentEx w15:paraId="00000404" w15:done="0"/>
  <w15:commentEx w15:paraId="00000407" w15:done="0"/>
  <w15:commentEx w15:paraId="0000040A" w15:done="0"/>
  <w15:commentEx w15:paraId="0000040C" w15:done="0"/>
  <w15:commentEx w15:paraId="0000040E" w15:done="0"/>
  <w15:commentEx w15:paraId="0000040F" w15:done="0"/>
  <w15:commentEx w15:paraId="00000410" w15:done="0"/>
  <w15:commentEx w15:paraId="00000413" w15:done="0"/>
  <w15:commentEx w15:paraId="00000416" w15:done="0"/>
  <w15:commentEx w15:paraId="0000041D" w15:done="0"/>
  <w15:commentEx w15:paraId="0000041E" w15:done="0"/>
  <w15:commentEx w15:paraId="00000420" w15:done="0"/>
  <w15:commentEx w15:paraId="00000421" w15:done="0"/>
  <w15:commentEx w15:paraId="00000422" w15:done="0"/>
  <w15:commentEx w15:paraId="00000423" w15:done="0"/>
  <w15:commentEx w15:paraId="00000424" w15:paraIdParent="00000423" w15:done="0"/>
  <w15:commentEx w15:paraId="00000425" w15:done="0"/>
  <w15:commentEx w15:paraId="0000042C" w15:done="0"/>
  <w15:commentEx w15:paraId="0000042D" w15:done="0"/>
  <w15:commentEx w15:paraId="0000042E" w15:done="0"/>
  <w15:commentEx w15:paraId="0000042F" w15:paraIdParent="0000042E" w15:done="0"/>
  <w15:commentEx w15:paraId="00000430" w15:done="0"/>
  <w15:commentEx w15:paraId="00000431" w15:paraIdParent="00000430" w15:done="0"/>
  <w15:commentEx w15:paraId="00000432" w15:done="0"/>
  <w15:commentEx w15:paraId="00000439" w15:done="0"/>
  <w15:commentEx w15:paraId="0000043A" w15:done="0"/>
  <w15:commentEx w15:paraId="0000043B" w15:done="0"/>
  <w15:commentEx w15:paraId="0000043C" w15:paraIdParent="0000043B" w15:done="0"/>
  <w15:commentEx w15:paraId="0000043D" w15:done="0"/>
  <w15:commentEx w15:paraId="0000043E" w15:paraIdParent="0000043D" w15:done="0"/>
  <w15:commentEx w15:paraId="0000043F" w15:paraIdParent="0000043D" w15:done="0"/>
  <w15:commentEx w15:paraId="00000440" w15:paraIdParent="0000043D" w15:done="0"/>
  <w15:commentEx w15:paraId="00000441" w15:done="0"/>
  <w15:commentEx w15:paraId="00000442" w15:done="0"/>
  <w15:commentEx w15:paraId="00000443" w15:done="0"/>
  <w15:commentEx w15:paraId="00000444" w15:done="0"/>
  <w15:commentEx w15:paraId="00000445" w15:done="0"/>
  <w15:commentEx w15:paraId="00000446" w15:done="0"/>
  <w15:commentEx w15:paraId="00000447" w15:done="0"/>
  <w15:commentEx w15:paraId="00000448" w15:done="0"/>
  <w15:commentEx w15:paraId="0000044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t9PdBB6EYFb2AO+A6qLh0S9vEg==">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2026-02-20T23:00:03.219Z</dcterms:created>
  <dc:creator>Un-named</dc:creator>
</cp:coreProperties>
</file>

<file path=docProps/custom.xml><?xml version="1.0" encoding="utf-8"?>
<Properties xmlns="http://schemas.openxmlformats.org/officeDocument/2006/custom-properties" xmlns:vt="http://schemas.openxmlformats.org/officeDocument/2006/docPropsVTypes"/>
</file>